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0F3" w:rsidRPr="00740474" w:rsidRDefault="00076908">
      <w:pPr>
        <w:rPr>
          <w:rFonts w:ascii="Times New Roman" w:hAnsi="Times New Roman" w:cs="Times New Roman"/>
          <w:b/>
          <w:sz w:val="44"/>
          <w:szCs w:val="44"/>
        </w:rPr>
      </w:pPr>
      <w:r w:rsidRPr="00740474">
        <w:rPr>
          <w:rFonts w:ascii="Times New Roman" w:hAnsi="Times New Roman" w:cs="Times New Roman"/>
          <w:b/>
          <w:sz w:val="44"/>
          <w:szCs w:val="44"/>
        </w:rPr>
        <w:t xml:space="preserve">How to detect AI writing. </w:t>
      </w:r>
      <w:r w:rsidR="00740474" w:rsidRPr="00740474">
        <w:rPr>
          <w:rFonts w:ascii="Times New Roman" w:hAnsi="Times New Roman" w:cs="Times New Roman"/>
          <w:b/>
          <w:sz w:val="44"/>
          <w:szCs w:val="44"/>
        </w:rPr>
        <w:t>Part I</w:t>
      </w:r>
    </w:p>
    <w:p w:rsidR="00076908" w:rsidRPr="00E537EA" w:rsidRDefault="00076908">
      <w:pPr>
        <w:rPr>
          <w:rFonts w:ascii="Times New Roman" w:hAnsi="Times New Roman" w:cs="Times New Roman"/>
          <w:sz w:val="24"/>
          <w:szCs w:val="24"/>
        </w:rPr>
      </w:pP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This is a list of writing and formatting conventions typical of </w:t>
      </w:r>
      <w:hyperlink r:id="rId5" w:tooltip="AI chatbot" w:history="1">
        <w:r w:rsidRPr="00076908">
          <w:rPr>
            <w:rStyle w:val="Hyperlink"/>
            <w:rFonts w:ascii="Times New Roman" w:hAnsi="Times New Roman" w:cs="Times New Roman"/>
            <w:sz w:val="24"/>
            <w:szCs w:val="24"/>
          </w:rPr>
          <w:t>AI chatbots</w:t>
        </w:r>
      </w:hyperlink>
      <w:r w:rsidRPr="00076908">
        <w:rPr>
          <w:rFonts w:ascii="Times New Roman" w:hAnsi="Times New Roman" w:cs="Times New Roman"/>
          <w:sz w:val="24"/>
          <w:szCs w:val="24"/>
        </w:rPr>
        <w:t> such as </w:t>
      </w:r>
      <w:hyperlink r:id="rId6" w:tooltip="ChatGPT" w:history="1">
        <w:r w:rsidRPr="00076908">
          <w:rPr>
            <w:rStyle w:val="Hyperlink"/>
            <w:rFonts w:ascii="Times New Roman" w:hAnsi="Times New Roman" w:cs="Times New Roman"/>
            <w:sz w:val="24"/>
            <w:szCs w:val="24"/>
          </w:rPr>
          <w:t>ChatGPT</w:t>
        </w:r>
      </w:hyperlink>
      <w:r w:rsidRPr="00076908">
        <w:rPr>
          <w:rFonts w:ascii="Times New Roman" w:hAnsi="Times New Roman" w:cs="Times New Roman"/>
          <w:sz w:val="24"/>
          <w:szCs w:val="24"/>
        </w:rPr>
        <w:t>, with real examples taken from Wikipedia articles and drafts. It is a </w:t>
      </w:r>
      <w:hyperlink r:id="rId7" w:tooltip="Field guide" w:history="1">
        <w:r w:rsidRPr="00076908">
          <w:rPr>
            <w:rStyle w:val="Hyperlink"/>
            <w:rFonts w:ascii="Times New Roman" w:hAnsi="Times New Roman" w:cs="Times New Roman"/>
            <w:sz w:val="24"/>
            <w:szCs w:val="24"/>
          </w:rPr>
          <w:t>field guide</w:t>
        </w:r>
      </w:hyperlink>
      <w:r w:rsidRPr="00076908">
        <w:rPr>
          <w:rFonts w:ascii="Times New Roman" w:hAnsi="Times New Roman" w:cs="Times New Roman"/>
          <w:sz w:val="24"/>
          <w:szCs w:val="24"/>
        </w:rPr>
        <w:t> to help detect </w:t>
      </w:r>
      <w:hyperlink r:id="rId8" w:tooltip="Wikipedia:LLMDISCLOSE" w:history="1">
        <w:r w:rsidRPr="00076908">
          <w:rPr>
            <w:rStyle w:val="Hyperlink"/>
            <w:rFonts w:ascii="Times New Roman" w:hAnsi="Times New Roman" w:cs="Times New Roman"/>
            <w:sz w:val="24"/>
            <w:szCs w:val="24"/>
          </w:rPr>
          <w:t>undisclosed AI-generated content</w:t>
        </w:r>
      </w:hyperlink>
      <w:r w:rsidRPr="00076908">
        <w:rPr>
          <w:rFonts w:ascii="Times New Roman" w:hAnsi="Times New Roman" w:cs="Times New Roman"/>
          <w:sz w:val="24"/>
          <w:szCs w:val="24"/>
        </w:rPr>
        <w:t> </w:t>
      </w:r>
      <w:r w:rsidRPr="00076908">
        <w:rPr>
          <w:rFonts w:ascii="Times New Roman" w:hAnsi="Times New Roman" w:cs="Times New Roman"/>
          <w:i/>
          <w:iCs/>
          <w:sz w:val="24"/>
          <w:szCs w:val="24"/>
        </w:rPr>
        <w:t>on Wikipedia</w:t>
      </w:r>
      <w:r w:rsidRPr="00076908">
        <w:rPr>
          <w:rFonts w:ascii="Times New Roman" w:hAnsi="Times New Roman" w:cs="Times New Roman"/>
          <w:sz w:val="24"/>
          <w:szCs w:val="24"/>
        </w:rPr>
        <w:t>: while some of the signs may be broadly applicable, some may not apply in a non-Wikipedia context.</w:t>
      </w:r>
      <w:hyperlink r:id="rId9" w:anchor="cite_note-1" w:history="1">
        <w:r w:rsidRPr="00076908">
          <w:rPr>
            <w:rStyle w:val="Hyperlink"/>
            <w:rFonts w:ascii="Times New Roman" w:hAnsi="Times New Roman" w:cs="Times New Roman"/>
            <w:sz w:val="24"/>
            <w:szCs w:val="24"/>
            <w:vertAlign w:val="superscript"/>
          </w:rPr>
          <w:t>[a]</w:t>
        </w:r>
      </w:hyperlink>
      <w:r w:rsidRPr="00076908">
        <w:rPr>
          <w:rFonts w:ascii="Times New Roman" w:hAnsi="Times New Roman" w:cs="Times New Roman"/>
          <w:sz w:val="24"/>
          <w:szCs w:val="24"/>
        </w:rPr>
        <w:t> Not all text featuring these indicators is AI-generated, as the </w:t>
      </w:r>
      <w:hyperlink r:id="rId10" w:tooltip="Large language model" w:history="1">
        <w:r w:rsidRPr="00076908">
          <w:rPr>
            <w:rStyle w:val="Hyperlink"/>
            <w:rFonts w:ascii="Times New Roman" w:hAnsi="Times New Roman" w:cs="Times New Roman"/>
            <w:sz w:val="24"/>
            <w:szCs w:val="24"/>
          </w:rPr>
          <w:t>large language models</w:t>
        </w:r>
      </w:hyperlink>
      <w:r w:rsidRPr="00076908">
        <w:rPr>
          <w:rFonts w:ascii="Times New Roman" w:hAnsi="Times New Roman" w:cs="Times New Roman"/>
          <w:sz w:val="24"/>
          <w:szCs w:val="24"/>
        </w:rPr>
        <w:t> that power AI chatbots are trained on human writing, including Wikipedia.</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Moreover, this list is </w:t>
      </w:r>
      <w:r w:rsidRPr="00076908">
        <w:rPr>
          <w:rFonts w:ascii="Times New Roman" w:hAnsi="Times New Roman" w:cs="Times New Roman"/>
          <w:i/>
          <w:iCs/>
          <w:sz w:val="24"/>
          <w:szCs w:val="24"/>
        </w:rPr>
        <w:t>descriptive</w:t>
      </w:r>
      <w:r w:rsidRPr="00076908">
        <w:rPr>
          <w:rFonts w:ascii="Times New Roman" w:hAnsi="Times New Roman" w:cs="Times New Roman"/>
          <w:sz w:val="24"/>
          <w:szCs w:val="24"/>
        </w:rPr>
        <w:t>, not </w:t>
      </w:r>
      <w:r w:rsidRPr="00076908">
        <w:rPr>
          <w:rFonts w:ascii="Times New Roman" w:hAnsi="Times New Roman" w:cs="Times New Roman"/>
          <w:i/>
          <w:iCs/>
          <w:sz w:val="24"/>
          <w:szCs w:val="24"/>
        </w:rPr>
        <w:t>prescriptive</w:t>
      </w:r>
      <w:r w:rsidRPr="00076908">
        <w:rPr>
          <w:rFonts w:ascii="Times New Roman" w:hAnsi="Times New Roman" w:cs="Times New Roman"/>
          <w:sz w:val="24"/>
          <w:szCs w:val="24"/>
        </w:rPr>
        <w:t>; it consists of observations, not rules. Advice about formatting or language to avoid can be found in the </w:t>
      </w:r>
      <w:hyperlink r:id="rId11" w:tooltip="Wikipedia:PAG" w:history="1">
        <w:r w:rsidRPr="00076908">
          <w:rPr>
            <w:rStyle w:val="Hyperlink"/>
            <w:rFonts w:ascii="Times New Roman" w:hAnsi="Times New Roman" w:cs="Times New Roman"/>
            <w:sz w:val="24"/>
            <w:szCs w:val="24"/>
          </w:rPr>
          <w:t>policies and guidelines</w:t>
        </w:r>
      </w:hyperlink>
      <w:r w:rsidRPr="00076908">
        <w:rPr>
          <w:rFonts w:ascii="Times New Roman" w:hAnsi="Times New Roman" w:cs="Times New Roman"/>
          <w:sz w:val="24"/>
          <w:szCs w:val="24"/>
        </w:rPr>
        <w:t> and the </w:t>
      </w:r>
      <w:hyperlink r:id="rId12" w:tooltip="Wikipedia:MOS" w:history="1">
        <w:r w:rsidRPr="00076908">
          <w:rPr>
            <w:rStyle w:val="Hyperlink"/>
            <w:rFonts w:ascii="Times New Roman" w:hAnsi="Times New Roman" w:cs="Times New Roman"/>
            <w:sz w:val="24"/>
            <w:szCs w:val="24"/>
          </w:rPr>
          <w:t>Manual of Style</w:t>
        </w:r>
      </w:hyperlink>
      <w:r w:rsidRPr="00076908">
        <w:rPr>
          <w:rFonts w:ascii="Times New Roman" w:hAnsi="Times New Roman" w:cs="Times New Roman"/>
          <w:sz w:val="24"/>
          <w:szCs w:val="24"/>
        </w:rPr>
        <w:t>, but does not belong on this page.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patterns here are also only potential </w:t>
      </w:r>
      <w:r w:rsidRPr="00076908">
        <w:rPr>
          <w:rFonts w:ascii="Times New Roman" w:hAnsi="Times New Roman" w:cs="Times New Roman"/>
          <w:i/>
          <w:iCs/>
          <w:sz w:val="24"/>
          <w:szCs w:val="24"/>
        </w:rPr>
        <w:t>signs</w:t>
      </w:r>
      <w:r w:rsidRPr="00076908">
        <w:rPr>
          <w:rFonts w:ascii="Times New Roman" w:hAnsi="Times New Roman" w:cs="Times New Roman"/>
          <w:sz w:val="24"/>
          <w:szCs w:val="24"/>
        </w:rPr>
        <w:t> of a problem, not </w:t>
      </w:r>
      <w:r w:rsidRPr="00076908">
        <w:rPr>
          <w:rFonts w:ascii="Times New Roman" w:hAnsi="Times New Roman" w:cs="Times New Roman"/>
          <w:i/>
          <w:iCs/>
          <w:sz w:val="24"/>
          <w:szCs w:val="24"/>
        </w:rPr>
        <w:t>the problem itself</w:t>
      </w:r>
      <w:r w:rsidRPr="00076908">
        <w:rPr>
          <w:rFonts w:ascii="Times New Roman" w:hAnsi="Times New Roman" w:cs="Times New Roman"/>
          <w:sz w:val="24"/>
          <w:szCs w:val="24"/>
        </w:rPr>
        <w:t>. While many of these issues are immediately obvious and easy to fix—e.g., excessive boldface, broken markup, citation style quirks—they can point to less outwardly visible problems that carry </w:t>
      </w:r>
      <w:hyperlink r:id="rId13" w:tooltip="Wikipedia:AIFAIL" w:history="1">
        <w:r w:rsidRPr="00076908">
          <w:rPr>
            <w:rStyle w:val="Hyperlink"/>
            <w:rFonts w:ascii="Times New Roman" w:hAnsi="Times New Roman" w:cs="Times New Roman"/>
            <w:sz w:val="24"/>
            <w:szCs w:val="24"/>
          </w:rPr>
          <w:t>much more serious policy risks</w:t>
        </w:r>
      </w:hyperlink>
      <w:r w:rsidRPr="00076908">
        <w:rPr>
          <w:rFonts w:ascii="Times New Roman" w:hAnsi="Times New Roman" w:cs="Times New Roman"/>
          <w:sz w:val="24"/>
          <w:szCs w:val="24"/>
        </w:rPr>
        <w:t>. Please do not merely treat these signs as the problems to be fixed; that could just make detection harder. The actual problems are those deeper concerns, so make sure to address them, either yourself or by flagging them, per the advice at </w:t>
      </w:r>
      <w:hyperlink r:id="rId14" w:anchor="Handling_suspected_LLM-generated_content" w:tooltip="Wikipedia:Large language models" w:history="1">
        <w:r w:rsidRPr="00076908">
          <w:rPr>
            <w:rStyle w:val="Hyperlink"/>
            <w:rFonts w:ascii="Times New Roman" w:hAnsi="Times New Roman" w:cs="Times New Roman"/>
            <w:sz w:val="24"/>
            <w:szCs w:val="24"/>
          </w:rPr>
          <w:t>Wikipedia:Large language models § Handling suspected LLM-generated content</w:t>
        </w:r>
      </w:hyperlink>
      <w:r w:rsidRPr="00076908">
        <w:rPr>
          <w:rFonts w:ascii="Times New Roman" w:hAnsi="Times New Roman" w:cs="Times New Roman"/>
          <w:sz w:val="24"/>
          <w:szCs w:val="24"/>
        </w:rPr>
        <w:t> and </w:t>
      </w:r>
      <w:hyperlink r:id="rId15" w:tooltip="Wikipedia:WikiProject AI Cleanup/Guide" w:history="1">
        <w:r w:rsidRPr="00076908">
          <w:rPr>
            <w:rStyle w:val="Hyperlink"/>
            <w:rFonts w:ascii="Times New Roman" w:hAnsi="Times New Roman" w:cs="Times New Roman"/>
            <w:sz w:val="24"/>
            <w:szCs w:val="24"/>
          </w:rPr>
          <w:t>Wikipedia:WikiProject AI Cleanup/Guide</w:t>
        </w:r>
      </w:hyperlink>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w:t>
      </w:r>
      <w:hyperlink r:id="rId16" w:tooltip="Wikipedia:Speedy deletion" w:history="1">
        <w:r w:rsidRPr="00076908">
          <w:rPr>
            <w:rStyle w:val="Hyperlink"/>
            <w:rFonts w:ascii="Times New Roman" w:hAnsi="Times New Roman" w:cs="Times New Roman"/>
            <w:sz w:val="24"/>
            <w:szCs w:val="24"/>
          </w:rPr>
          <w:t>speedy deletion policy</w:t>
        </w:r>
      </w:hyperlink>
      <w:r w:rsidRPr="00076908">
        <w:rPr>
          <w:rFonts w:ascii="Times New Roman" w:hAnsi="Times New Roman" w:cs="Times New Roman"/>
          <w:sz w:val="24"/>
          <w:szCs w:val="24"/>
        </w:rPr>
        <w:t> criterion </w:t>
      </w:r>
      <w:hyperlink r:id="rId17" w:tooltip="Wikipedia:G15" w:history="1">
        <w:r w:rsidRPr="00076908">
          <w:rPr>
            <w:rStyle w:val="Hyperlink"/>
            <w:rFonts w:ascii="Times New Roman" w:hAnsi="Times New Roman" w:cs="Times New Roman"/>
            <w:sz w:val="24"/>
            <w:szCs w:val="24"/>
          </w:rPr>
          <w:t>G15</w:t>
        </w:r>
      </w:hyperlink>
      <w:r w:rsidRPr="00076908">
        <w:rPr>
          <w:rFonts w:ascii="Times New Roman" w:hAnsi="Times New Roman" w:cs="Times New Roman"/>
          <w:sz w:val="24"/>
          <w:szCs w:val="24"/>
        </w:rPr>
        <w:t> (LLM-generated pages without human review) lists some signs of AI writing, but is limited to the most objective ones. The remaining signs covered here are not sufficient on their own for speedy deletion.</w:t>
      </w:r>
    </w:p>
    <w:p w:rsidR="00076908" w:rsidRPr="00E537EA" w:rsidRDefault="00076908">
      <w:pPr>
        <w:rPr>
          <w:rFonts w:ascii="Times New Roman" w:hAnsi="Times New Roman" w:cs="Times New Roman"/>
          <w:sz w:val="24"/>
          <w:szCs w:val="24"/>
        </w:rPr>
      </w:pP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Caveats</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AI detection tools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Do not solely rely on </w:t>
      </w:r>
      <w:hyperlink r:id="rId18" w:tooltip="Artificial intelligence content detection" w:history="1">
        <w:r w:rsidRPr="00076908">
          <w:rPr>
            <w:rStyle w:val="Hyperlink"/>
            <w:rFonts w:ascii="Times New Roman" w:hAnsi="Times New Roman" w:cs="Times New Roman"/>
            <w:sz w:val="24"/>
            <w:szCs w:val="24"/>
          </w:rPr>
          <w:t>artificial intelligence content detection</w:t>
        </w:r>
      </w:hyperlink>
      <w:r w:rsidRPr="00076908">
        <w:rPr>
          <w:rFonts w:ascii="Times New Roman" w:hAnsi="Times New Roman" w:cs="Times New Roman"/>
          <w:sz w:val="24"/>
          <w:szCs w:val="24"/>
        </w:rPr>
        <w:t> tools (such as </w:t>
      </w:r>
      <w:hyperlink r:id="rId19" w:tooltip="GPTZero" w:history="1">
        <w:r w:rsidRPr="00076908">
          <w:rPr>
            <w:rStyle w:val="Hyperlink"/>
            <w:rFonts w:ascii="Times New Roman" w:hAnsi="Times New Roman" w:cs="Times New Roman"/>
            <w:sz w:val="24"/>
            <w:szCs w:val="24"/>
          </w:rPr>
          <w:t>GPTZero</w:t>
        </w:r>
      </w:hyperlink>
      <w:r w:rsidRPr="00076908">
        <w:rPr>
          <w:rFonts w:ascii="Times New Roman" w:hAnsi="Times New Roman" w:cs="Times New Roman"/>
          <w:sz w:val="24"/>
          <w:szCs w:val="24"/>
        </w:rPr>
        <w:t>). While they perform better than random chance, these tools have non-trivial error rates.</w:t>
      </w:r>
      <w:hyperlink r:id="rId20" w:anchor="cite_note-Russell-2" w:history="1">
        <w:r w:rsidRPr="00076908">
          <w:rPr>
            <w:rStyle w:val="Hyperlink"/>
            <w:rFonts w:ascii="Times New Roman" w:hAnsi="Times New Roman" w:cs="Times New Roman"/>
            <w:sz w:val="24"/>
            <w:szCs w:val="24"/>
            <w:vertAlign w:val="superscript"/>
          </w:rPr>
          <w:t>[1]</w:t>
        </w:r>
      </w:hyperlink>
      <w:r w:rsidRPr="00076908">
        <w:rPr>
          <w:rFonts w:ascii="Times New Roman" w:hAnsi="Times New Roman" w:cs="Times New Roman"/>
          <w:sz w:val="24"/>
          <w:szCs w:val="24"/>
        </w:rPr>
        <w:t> Detectors can be susceptible to factors such as text modifications (e.g. paraphrasing and spacing changes) and the use of models not seen during detector training.</w:t>
      </w:r>
      <w:hyperlink r:id="rId21" w:anchor="cite_note-3" w:history="1">
        <w:r w:rsidRPr="00076908">
          <w:rPr>
            <w:rStyle w:val="Hyperlink"/>
            <w:rFonts w:ascii="Times New Roman" w:hAnsi="Times New Roman" w:cs="Times New Roman"/>
            <w:sz w:val="24"/>
            <w:szCs w:val="24"/>
            <w:vertAlign w:val="superscript"/>
          </w:rPr>
          <w:t>[2]</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Your detection ability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Do not rely too much on your own judgment. While research on humans' abilities to detect AI-generated text is limited, a 2025 preprint shows that heavy users of LLMs can correctly determine whether an article was generated by AI about 90% of the time, which means that if you are an expert user of LLMs and you tag 10 pages as being AI-generated, you've probably made one false positive. People who don't use LLMs much do only slightly better than random chance (in both directions).</w:t>
      </w:r>
      <w:hyperlink r:id="rId22" w:anchor="cite_note-Russell-2" w:history="1">
        <w:r w:rsidRPr="00076908">
          <w:rPr>
            <w:rStyle w:val="Hyperlink"/>
            <w:rFonts w:ascii="Times New Roman" w:hAnsi="Times New Roman" w:cs="Times New Roman"/>
            <w:sz w:val="24"/>
            <w:szCs w:val="24"/>
            <w:vertAlign w:val="superscript"/>
          </w:rPr>
          <w:t>[1]</w:t>
        </w:r>
      </w:hyperlink>
    </w:p>
    <w:p w:rsidR="00076908" w:rsidRPr="00E537EA" w:rsidRDefault="00076908">
      <w:pPr>
        <w:rPr>
          <w:rFonts w:ascii="Times New Roman" w:hAnsi="Times New Roman" w:cs="Times New Roman"/>
          <w:sz w:val="24"/>
          <w:szCs w:val="24"/>
        </w:rPr>
      </w:pPr>
    </w:p>
    <w:p w:rsidR="00076908" w:rsidRPr="00E537EA" w:rsidRDefault="00076908">
      <w:pPr>
        <w:rPr>
          <w:rFonts w:ascii="Times New Roman" w:hAnsi="Times New Roman" w:cs="Times New Roman"/>
          <w:b/>
          <w:bCs/>
          <w:sz w:val="24"/>
          <w:szCs w:val="24"/>
        </w:rPr>
      </w:pPr>
      <w:r w:rsidRPr="00E537EA">
        <w:rPr>
          <w:rFonts w:ascii="Times New Roman" w:hAnsi="Times New Roman" w:cs="Times New Roman"/>
          <w:b/>
          <w:bCs/>
          <w:sz w:val="24"/>
          <w:szCs w:val="24"/>
        </w:rPr>
        <w:t>Content</w:t>
      </w:r>
    </w:p>
    <w:p w:rsidR="00076908" w:rsidRPr="00E537EA" w:rsidRDefault="00076908">
      <w:pPr>
        <w:rPr>
          <w:rFonts w:ascii="Times New Roman" w:hAnsi="Times New Roman" w:cs="Times New Roman"/>
          <w:sz w:val="24"/>
          <w:szCs w:val="24"/>
        </w:rPr>
      </w:pPr>
      <w:r w:rsidRPr="00E537EA">
        <w:rPr>
          <w:rFonts w:ascii="Times New Roman" w:hAnsi="Times New Roman" w:cs="Times New Roman"/>
          <w:sz w:val="24"/>
          <w:szCs w:val="24"/>
        </w:rPr>
        <w:t>LLMs (and </w:t>
      </w:r>
      <w:hyperlink r:id="rId23" w:tooltip="Artificial neural network" w:history="1">
        <w:r w:rsidRPr="00E537EA">
          <w:rPr>
            <w:rStyle w:val="Hyperlink"/>
            <w:rFonts w:ascii="Times New Roman" w:hAnsi="Times New Roman" w:cs="Times New Roman"/>
            <w:sz w:val="24"/>
            <w:szCs w:val="24"/>
          </w:rPr>
          <w:t>artificial neural networks</w:t>
        </w:r>
      </w:hyperlink>
      <w:r w:rsidRPr="00E537EA">
        <w:rPr>
          <w:rFonts w:ascii="Times New Roman" w:hAnsi="Times New Roman" w:cs="Times New Roman"/>
          <w:sz w:val="24"/>
          <w:szCs w:val="24"/>
        </w:rPr>
        <w:t> in general) use statistical algorithms to guess (infer) what should come next based on a large corpus of training material. It thus tends to </w:t>
      </w:r>
      <w:hyperlink r:id="rId24" w:tooltip="Regression to the mean" w:history="1">
        <w:r w:rsidRPr="00E537EA">
          <w:rPr>
            <w:rStyle w:val="Hyperlink"/>
            <w:rFonts w:ascii="Times New Roman" w:hAnsi="Times New Roman" w:cs="Times New Roman"/>
            <w:sz w:val="24"/>
            <w:szCs w:val="24"/>
          </w:rPr>
          <w:t>regress to the mean</w:t>
        </w:r>
      </w:hyperlink>
      <w:r w:rsidRPr="00E537EA">
        <w:rPr>
          <w:rFonts w:ascii="Times New Roman" w:hAnsi="Times New Roman" w:cs="Times New Roman"/>
          <w:sz w:val="24"/>
          <w:szCs w:val="24"/>
        </w:rPr>
        <w:t>; that is, the result tends toward the most statistically likely result that applies to the widest variety of cases. It can simultaneously be a strength and a "tell" for detecting AI-generated content.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xml:space="preserve">For example, LLMs are usually trained on data from the internet in which famous people are generally described with positive, important-sounding language. Consequently, the LLM tends to omit specific, unusual, nuanced facts (which are statistically rare) and replace them with more generic, positive descriptions (which are statistically common). Thus the highly specific "inventor of the first train-coupling device" might become "a revolutionary titan of industry". It is like shouting louder and louder that a portrait shows a uniquely important person, while the portrait itself is fading from </w:t>
      </w:r>
      <w:r w:rsidRPr="00076908">
        <w:rPr>
          <w:rFonts w:ascii="Times New Roman" w:hAnsi="Times New Roman" w:cs="Times New Roman"/>
          <w:sz w:val="24"/>
          <w:szCs w:val="24"/>
        </w:rPr>
        <w:lastRenderedPageBreak/>
        <w:t>a sharp photograph into a blurry, generic sketch. The subject becomes simultaneously less specific and more exaggerated.</w:t>
      </w:r>
      <w:hyperlink r:id="rId25" w:anchor="cite_note-4" w:history="1">
        <w:r w:rsidRPr="00076908">
          <w:rPr>
            <w:rStyle w:val="Hyperlink"/>
            <w:rFonts w:ascii="Times New Roman" w:hAnsi="Times New Roman" w:cs="Times New Roman"/>
            <w:sz w:val="24"/>
            <w:szCs w:val="24"/>
            <w:vertAlign w:val="superscript"/>
          </w:rPr>
          <w:t>[b]</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This statistical regression to the mean, a smoothing over of specific facts into generic statements, that could equally apply to many topics, makes AI-generated content easier to detect.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Moreover, each model and version of AI chatbots have a distinctive way of writing (</w:t>
      </w:r>
      <w:hyperlink r:id="rId26" w:tooltip="Idiolect" w:history="1">
        <w:r w:rsidRPr="00076908">
          <w:rPr>
            <w:rStyle w:val="Hyperlink"/>
            <w:rFonts w:ascii="Times New Roman" w:hAnsi="Times New Roman" w:cs="Times New Roman"/>
            <w:sz w:val="24"/>
            <w:szCs w:val="24"/>
          </w:rPr>
          <w:t>idiolect</w:t>
        </w:r>
      </w:hyperlink>
      <w:r w:rsidRPr="00076908">
        <w:rPr>
          <w:rFonts w:ascii="Times New Roman" w:hAnsi="Times New Roman" w:cs="Times New Roman"/>
          <w:sz w:val="24"/>
          <w:szCs w:val="24"/>
        </w:rPr>
        <w:t>),</w:t>
      </w:r>
      <w:hyperlink r:id="rId27" w:anchor="cite_note-rud-5" w:history="1">
        <w:r w:rsidRPr="00076908">
          <w:rPr>
            <w:rStyle w:val="Hyperlink"/>
            <w:rFonts w:ascii="Times New Roman" w:hAnsi="Times New Roman" w:cs="Times New Roman"/>
            <w:sz w:val="24"/>
            <w:szCs w:val="24"/>
            <w:vertAlign w:val="superscript"/>
          </w:rPr>
          <w:t>[3]</w:t>
        </w:r>
      </w:hyperlink>
      <w:r w:rsidRPr="00076908">
        <w:rPr>
          <w:rFonts w:ascii="Times New Roman" w:hAnsi="Times New Roman" w:cs="Times New Roman"/>
          <w:sz w:val="24"/>
          <w:szCs w:val="24"/>
        </w:rPr>
        <w:t> so that what is typical for ChatGPT-4 might not be characteristic to Gemini.</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Undue emphasis on significance, legacy, and broader trends</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4"/>
        <w:gridCol w:w="10300"/>
      </w:tblGrid>
      <w:tr w:rsidR="00076908" w:rsidRPr="00076908">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076908" w:rsidRPr="00076908" w:rsidRDefault="00076908" w:rsidP="00076908">
            <w:pPr>
              <w:rPr>
                <w:rFonts w:ascii="Times New Roman" w:hAnsi="Times New Roman" w:cs="Times New Roman"/>
                <w:sz w:val="24"/>
                <w:szCs w:val="24"/>
              </w:rPr>
            </w:pPr>
          </w:p>
        </w:tc>
        <w:tc>
          <w:tcPr>
            <w:tcW w:w="10920" w:type="dxa"/>
            <w:tcBorders>
              <w:top w:val="nil"/>
              <w:left w:val="nil"/>
              <w:bottom w:val="nil"/>
              <w:right w:val="nil"/>
            </w:tcBorders>
            <w:shd w:val="clear" w:color="auto" w:fill="F8EABA"/>
            <w:tcMar>
              <w:top w:w="60" w:type="dxa"/>
              <w:left w:w="216" w:type="dxa"/>
              <w:bottom w:w="60" w:type="dxa"/>
              <w:right w:w="21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Words to watch: </w:t>
            </w:r>
            <w:r w:rsidRPr="00076908">
              <w:rPr>
                <w:rFonts w:ascii="Times New Roman" w:hAnsi="Times New Roman" w:cs="Times New Roman"/>
                <w:b/>
                <w:bCs/>
                <w:i/>
                <w:iCs/>
                <w:sz w:val="24"/>
                <w:szCs w:val="24"/>
              </w:rPr>
              <w:t>stands/serves as</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is a testament/reminder</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a vital/significant/crucial/pivotal/key role/moment</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underscores/highlights its importance/significance</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reflects broader</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symbolizing its ongoing/enduring/lasting</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contributing to the</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setting the stage for</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marking/shaping the</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represents/marks a shift</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key turning point</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evolving landscape</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focal point</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indelible mark</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deeply rooted</w:t>
            </w:r>
            <w:r w:rsidRPr="00076908">
              <w:rPr>
                <w:rFonts w:ascii="Times New Roman" w:hAnsi="Times New Roman" w:cs="Times New Roman"/>
                <w:b/>
                <w:bCs/>
                <w:sz w:val="24"/>
                <w:szCs w:val="24"/>
              </w:rPr>
              <w:t>,  ...</w:t>
            </w:r>
          </w:p>
        </w:tc>
      </w:tr>
    </w:tbl>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LLM writing often </w:t>
      </w:r>
      <w:hyperlink r:id="rId28" w:tooltip="Wikipedia:Puffery" w:history="1">
        <w:r w:rsidRPr="00076908">
          <w:rPr>
            <w:rStyle w:val="Hyperlink"/>
            <w:rFonts w:ascii="Times New Roman" w:hAnsi="Times New Roman" w:cs="Times New Roman"/>
            <w:sz w:val="24"/>
            <w:szCs w:val="24"/>
          </w:rPr>
          <w:t>puffs up</w:t>
        </w:r>
      </w:hyperlink>
      <w:r w:rsidRPr="00076908">
        <w:rPr>
          <w:rFonts w:ascii="Times New Roman" w:hAnsi="Times New Roman" w:cs="Times New Roman"/>
          <w:sz w:val="24"/>
          <w:szCs w:val="24"/>
        </w:rPr>
        <w:t> the importance of the subject matter by adding statements about how arbitrary aspects of the topic represent or contribute to a broader topic.</w:t>
      </w:r>
      <w:hyperlink r:id="rId29" w:anchor="cite_note-chronicle-6" w:history="1">
        <w:r w:rsidRPr="00076908">
          <w:rPr>
            <w:rStyle w:val="Hyperlink"/>
            <w:rFonts w:ascii="Times New Roman" w:hAnsi="Times New Roman" w:cs="Times New Roman"/>
            <w:sz w:val="24"/>
            <w:szCs w:val="24"/>
            <w:vertAlign w:val="superscript"/>
          </w:rPr>
          <w:t>[4]</w:t>
        </w:r>
      </w:hyperlink>
      <w:r w:rsidRPr="00076908">
        <w:rPr>
          <w:rFonts w:ascii="Times New Roman" w:hAnsi="Times New Roman" w:cs="Times New Roman"/>
          <w:sz w:val="24"/>
          <w:szCs w:val="24"/>
        </w:rPr>
        <w:t> There is a distinct and easily identifiable repertoire of ways that it writes these statements.</w:t>
      </w:r>
      <w:hyperlink r:id="rId30" w:anchor="cite_note-Juzek-7" w:history="1">
        <w:r w:rsidRPr="00076908">
          <w:rPr>
            <w:rStyle w:val="Hyperlink"/>
            <w:rFonts w:ascii="Times New Roman" w:hAnsi="Times New Roman" w:cs="Times New Roman"/>
            <w:sz w:val="24"/>
            <w:szCs w:val="24"/>
            <w:vertAlign w:val="superscript"/>
          </w:rPr>
          <w:t>[5]</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Statistical Institute of Catalonia was officially established in 1989, marking a pivotal moment in the evolution of regional statistics in Spain.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founding of Idescat represented a significant shift toward regional statistical independence, enabling </w:t>
      </w:r>
      <w:hyperlink r:id="rId31" w:tooltip="Catalonia" w:history="1">
        <w:r w:rsidRPr="00076908">
          <w:rPr>
            <w:rStyle w:val="Hyperlink"/>
            <w:rFonts w:ascii="Times New Roman" w:hAnsi="Times New Roman" w:cs="Times New Roman"/>
            <w:sz w:val="24"/>
            <w:szCs w:val="24"/>
          </w:rPr>
          <w:t>Catalonia</w:t>
        </w:r>
      </w:hyperlink>
      <w:r w:rsidRPr="00076908">
        <w:rPr>
          <w:rFonts w:ascii="Times New Roman" w:hAnsi="Times New Roman" w:cs="Times New Roman"/>
          <w:sz w:val="24"/>
          <w:szCs w:val="24"/>
        </w:rPr>
        <w:t> to develop a statistical system tailored to its unique socio-economic context. This initiative was part of a broader movement across Spain to decentralize administrative functions and enhance regional governance.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32" w:tooltip="Special:Diff/1252053288"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33" w:tooltip="Statistical Institute of Catalonia" w:history="1">
        <w:r w:rsidRPr="00076908">
          <w:rPr>
            <w:rStyle w:val="Hyperlink"/>
            <w:rFonts w:ascii="Times New Roman" w:hAnsi="Times New Roman" w:cs="Times New Roman"/>
            <w:sz w:val="24"/>
            <w:szCs w:val="24"/>
          </w:rPr>
          <w:t>Statistical Institute of Catalonia</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Kumba has long been an important center for trade and agriculture. [...] The establishment of road networks connecting Kumba to other parts of the Southwest Region, such as Mamfe and Buea, helped solidify its role as a regional hub.</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34" w:tooltip="Special:Diff/1248482444"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35" w:tooltip="Kumba, Cameroon" w:history="1">
        <w:r w:rsidRPr="00076908">
          <w:rPr>
            <w:rStyle w:val="Hyperlink"/>
            <w:rFonts w:ascii="Times New Roman" w:hAnsi="Times New Roman" w:cs="Times New Roman"/>
            <w:sz w:val="24"/>
            <w:szCs w:val="24"/>
          </w:rPr>
          <w:t>Kumba, Cameroon</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LLMs may include these statements for even the most mundane of subjects like etymology or population data. Sometimes, they add hedging preambles acknowledging that the subject is relatively unimportant or low-profile, before talking about its importance anyway.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During the </w:t>
      </w:r>
      <w:hyperlink r:id="rId36" w:tooltip="Spanish Colonial Period (Philippines)" w:history="1">
        <w:r w:rsidRPr="00076908">
          <w:rPr>
            <w:rStyle w:val="Hyperlink"/>
            <w:rFonts w:ascii="Times New Roman" w:hAnsi="Times New Roman" w:cs="Times New Roman"/>
            <w:sz w:val="24"/>
            <w:szCs w:val="24"/>
          </w:rPr>
          <w:t>Spanish colonial period</w:t>
        </w:r>
      </w:hyperlink>
      <w:r w:rsidRPr="00076908">
        <w:rPr>
          <w:rFonts w:ascii="Times New Roman" w:hAnsi="Times New Roman" w:cs="Times New Roman"/>
          <w:sz w:val="24"/>
          <w:szCs w:val="24"/>
        </w:rPr>
        <w:t>, the name </w:t>
      </w:r>
      <w:r w:rsidRPr="00076908">
        <w:rPr>
          <w:rFonts w:ascii="Times New Roman" w:hAnsi="Times New Roman" w:cs="Times New Roman"/>
          <w:i/>
          <w:iCs/>
          <w:sz w:val="24"/>
          <w:szCs w:val="24"/>
        </w:rPr>
        <w:t>Bakunutan</w:t>
      </w:r>
      <w:r w:rsidRPr="00076908">
        <w:rPr>
          <w:rFonts w:ascii="Times New Roman" w:hAnsi="Times New Roman" w:cs="Times New Roman"/>
          <w:sz w:val="24"/>
          <w:szCs w:val="24"/>
        </w:rPr>
        <w:t> was hispanized to </w:t>
      </w:r>
      <w:r w:rsidRPr="00076908">
        <w:rPr>
          <w:rFonts w:ascii="Times New Roman" w:hAnsi="Times New Roman" w:cs="Times New Roman"/>
          <w:i/>
          <w:iCs/>
          <w:sz w:val="24"/>
          <w:szCs w:val="24"/>
        </w:rPr>
        <w:t>Bacnotan</w:t>
      </w:r>
      <w:r w:rsidRPr="00076908">
        <w:rPr>
          <w:rFonts w:ascii="Times New Roman" w:hAnsi="Times New Roman" w:cs="Times New Roman"/>
          <w:sz w:val="24"/>
          <w:szCs w:val="24"/>
        </w:rPr>
        <w:t>, a modification reflected in official documents preserved in the </w:t>
      </w:r>
      <w:hyperlink r:id="rId37" w:tooltip="National Archives of the Philippines" w:history="1">
        <w:r w:rsidRPr="00076908">
          <w:rPr>
            <w:rStyle w:val="Hyperlink"/>
            <w:rFonts w:ascii="Times New Roman" w:hAnsi="Times New Roman" w:cs="Times New Roman"/>
            <w:sz w:val="24"/>
            <w:szCs w:val="24"/>
          </w:rPr>
          <w:t>National Archives</w:t>
        </w:r>
      </w:hyperlink>
      <w:r w:rsidRPr="00076908">
        <w:rPr>
          <w:rFonts w:ascii="Times New Roman" w:hAnsi="Times New Roman" w:cs="Times New Roman"/>
          <w:sz w:val="24"/>
          <w:szCs w:val="24"/>
        </w:rPr>
        <w:t> in Manila. This etymology highlights the enduring legacy of the community's resistance and the transformative power of unity in shaping its identity.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38" w:tooltip="Special:Diff/1265870147"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39" w:tooltip="Bacnotan" w:history="1">
        <w:r w:rsidRPr="00076908">
          <w:rPr>
            <w:rStyle w:val="Hyperlink"/>
            <w:rFonts w:ascii="Times New Roman" w:hAnsi="Times New Roman" w:cs="Times New Roman"/>
            <w:sz w:val="24"/>
            <w:szCs w:val="24"/>
          </w:rPr>
          <w:t>Bacnotan</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Though it saw only limited application, it contributes to the broader history of early aviation engineering and reflects the influence of French rotary designs on German manufacturers.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40" w:tooltip="Draft:Goebel Goe II" w:history="1">
        <w:r w:rsidRPr="00076908">
          <w:rPr>
            <w:rStyle w:val="Hyperlink"/>
            <w:rFonts w:ascii="Times New Roman" w:hAnsi="Times New Roman" w:cs="Times New Roman"/>
            <w:sz w:val="24"/>
            <w:szCs w:val="24"/>
          </w:rPr>
          <w:t>Draft:Goebel Goe II</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When talking about biology (e.g., when asked to discuss an animal or plant species), LLMs tend to over-emphasize connections to the broader ecosystem or environment, even when those connections are tenuous or generic. LLMs also tend to belabor the species' conservation status and research and preservation efforts, even if the status is unknown and no serious efforts exist.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It plays a role in the ecosystem and contributes to Hawaii's rich cultural heritage. [...] Preserving this endemic species is vital not only for ecological diversity but also for sustaining the cultural traditions connected to Hawaii’s native flora.</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41" w:tooltip="Special:Diff/1262033910"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42" w:tooltip="Nototrichium divaricatum" w:history="1">
        <w:r w:rsidRPr="00076908">
          <w:rPr>
            <w:rStyle w:val="Hyperlink"/>
            <w:rFonts w:ascii="Times New Roman" w:hAnsi="Times New Roman" w:cs="Times New Roman"/>
            <w:sz w:val="24"/>
            <w:szCs w:val="24"/>
          </w:rPr>
          <w:t>Nototrichiumdivaricatum</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Currently, there is no specific conservation assessment for </w:t>
      </w:r>
      <w:r w:rsidRPr="00076908">
        <w:rPr>
          <w:rFonts w:ascii="Times New Roman" w:hAnsi="Times New Roman" w:cs="Times New Roman"/>
          <w:i/>
          <w:iCs/>
          <w:sz w:val="24"/>
          <w:szCs w:val="24"/>
        </w:rPr>
        <w:t>Lethrinopslethrinus</w:t>
      </w:r>
      <w:r w:rsidRPr="00076908">
        <w:rPr>
          <w:rFonts w:ascii="Times New Roman" w:hAnsi="Times New Roman" w:cs="Times New Roman"/>
          <w:sz w:val="24"/>
          <w:szCs w:val="24"/>
        </w:rPr>
        <w:t> by the International Union for Conservation of Nature (IUCN). However, the general health of the Lake Malawi ecosystem is crucial for the survival of this and other endemic species. Factors such as overfishing, pollution, and habitat destruction could potentially impact their populations.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43" w:tooltip="Special:Diff/1235454313"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44" w:tooltip="Lethrinops lethrinus" w:history="1">
        <w:r w:rsidRPr="00076908">
          <w:rPr>
            <w:rStyle w:val="Hyperlink"/>
            <w:rFonts w:ascii="Times New Roman" w:hAnsi="Times New Roman" w:cs="Times New Roman"/>
            <w:sz w:val="24"/>
            <w:szCs w:val="24"/>
          </w:rPr>
          <w:t>Lethrinopslethrinus</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Undue emphasis on notability, attribution, and media coverage</w:t>
      </w:r>
    </w:p>
    <w:p w:rsidR="00076908" w:rsidRPr="00E537EA" w:rsidRDefault="00076908">
      <w:pPr>
        <w:rPr>
          <w:rFonts w:ascii="Times New Roman" w:hAnsi="Times New Roman" w:cs="Times New Roman"/>
          <w:sz w:val="24"/>
          <w:szCs w:val="24"/>
        </w:rPr>
      </w:pP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Undue emphasis on notability, attribution, and media coverage</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5"/>
        <w:gridCol w:w="9527"/>
      </w:tblGrid>
      <w:tr w:rsidR="00076908" w:rsidRPr="00076908">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076908" w:rsidRPr="00076908" w:rsidRDefault="00076908" w:rsidP="00076908">
            <w:pPr>
              <w:numPr>
                <w:ilvl w:val="0"/>
                <w:numId w:val="1"/>
              </w:numPr>
              <w:rPr>
                <w:rFonts w:ascii="Times New Roman" w:hAnsi="Times New Roman" w:cs="Times New Roman"/>
                <w:b/>
                <w:bCs/>
                <w:sz w:val="24"/>
                <w:szCs w:val="24"/>
              </w:rPr>
            </w:pPr>
          </w:p>
        </w:tc>
        <w:tc>
          <w:tcPr>
            <w:tcW w:w="9527" w:type="dxa"/>
            <w:tcBorders>
              <w:top w:val="nil"/>
              <w:left w:val="nil"/>
              <w:bottom w:val="nil"/>
              <w:right w:val="nil"/>
            </w:tcBorders>
            <w:shd w:val="clear" w:color="auto" w:fill="F8EABA"/>
            <w:tcMar>
              <w:top w:w="60" w:type="dxa"/>
              <w:left w:w="216" w:type="dxa"/>
              <w:bottom w:w="60" w:type="dxa"/>
              <w:right w:w="21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Words to watch: </w:t>
            </w:r>
            <w:r w:rsidRPr="00076908">
              <w:rPr>
                <w:rFonts w:ascii="Times New Roman" w:hAnsi="Times New Roman" w:cs="Times New Roman"/>
                <w:b/>
                <w:bCs/>
                <w:i/>
                <w:iCs/>
                <w:sz w:val="24"/>
                <w:szCs w:val="24"/>
              </w:rPr>
              <w:t>independent coverage</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local/regional/national/[country name] media outlets</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music/business/tech outlets</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profiled in</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written by a leading expert</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active social media presence</w:t>
            </w:r>
          </w:p>
        </w:tc>
      </w:tr>
    </w:tbl>
    <w:p w:rsidR="00076908" w:rsidRPr="00E537EA" w:rsidRDefault="00076908" w:rsidP="00076908">
      <w:pPr>
        <w:rPr>
          <w:rFonts w:ascii="Times New Roman" w:hAnsi="Times New Roman" w:cs="Times New Roman"/>
          <w:sz w:val="24"/>
          <w:szCs w:val="24"/>
        </w:rPr>
      </w:pPr>
    </w:p>
    <w:p w:rsidR="00076908" w:rsidRPr="00E537EA"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Similarly, LLMs act as if the best way to prove that a subject is notable is to hit readers over the head with claims of notability, often by listing sources that a subject has been covered in. They may or may not provide additional context as to what those sources have actually said about the subject, and often inaccurately attribute their own </w:t>
      </w:r>
      <w:hyperlink r:id="rId45" w:anchor="Superficial_analyses" w:history="1">
        <w:r w:rsidRPr="00076908">
          <w:rPr>
            <w:rStyle w:val="Hyperlink"/>
            <w:rFonts w:ascii="Times New Roman" w:hAnsi="Times New Roman" w:cs="Times New Roman"/>
            <w:sz w:val="24"/>
            <w:szCs w:val="24"/>
          </w:rPr>
          <w:t>superficial analyses</w:t>
        </w:r>
      </w:hyperlink>
      <w:r w:rsidRPr="00076908">
        <w:rPr>
          <w:rFonts w:ascii="Times New Roman" w:hAnsi="Times New Roman" w:cs="Times New Roman"/>
          <w:sz w:val="24"/>
          <w:szCs w:val="24"/>
        </w:rPr>
        <w:t> to the source. This is more common in text from newer AI tools (2025 or later).</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Human-written press releases have of course also cited news clippings for decades, but LLMs specifically asked to write a Wikipedia article often echo the exact wording of </w:t>
      </w:r>
      <w:hyperlink r:id="rId46" w:tooltip="Wikipedia:N" w:history="1">
        <w:r w:rsidRPr="00076908">
          <w:rPr>
            <w:rStyle w:val="Hyperlink"/>
            <w:rFonts w:ascii="Times New Roman" w:hAnsi="Times New Roman" w:cs="Times New Roman"/>
            <w:sz w:val="24"/>
            <w:szCs w:val="24"/>
          </w:rPr>
          <w:t>Wikipedia's guidelines</w:t>
        </w:r>
      </w:hyperlink>
      <w:r w:rsidRPr="00076908">
        <w:rPr>
          <w:rFonts w:ascii="Times New Roman" w:hAnsi="Times New Roman" w:cs="Times New Roman"/>
          <w:sz w:val="24"/>
          <w:szCs w:val="24"/>
        </w:rPr>
        <w:t>, such as "independent coverage."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She spoke about AI on CNN, and was featured in Vogue, Wired, Toronto Star, and other media. [...] Her insights have also been featured in *Wired*, *Refinery29*, and other prominent media outlets.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47" w:tooltip="Special:Diff/1276225083"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48" w:tooltip="Sinead Bovell" w:history="1">
        <w:r w:rsidRPr="00076908">
          <w:rPr>
            <w:rStyle w:val="Hyperlink"/>
            <w:rFonts w:ascii="Times New Roman" w:hAnsi="Times New Roman" w:cs="Times New Roman"/>
            <w:sz w:val="24"/>
            <w:szCs w:val="24"/>
          </w:rPr>
          <w:t>Sinead Bovell</w:t>
        </w:r>
      </w:hyperlink>
      <w:r w:rsidRPr="00076908">
        <w:rPr>
          <w:rFonts w:ascii="Times New Roman" w:hAnsi="Times New Roman" w:cs="Times New Roman"/>
          <w:sz w:val="24"/>
          <w:szCs w:val="24"/>
        </w:rPr>
        <w:t> (also note the </w:t>
      </w:r>
      <w:hyperlink r:id="rId49" w:anchor="Use_of_Markdown" w:history="1">
        <w:r w:rsidRPr="00076908">
          <w:rPr>
            <w:rStyle w:val="Hyperlink"/>
            <w:rFonts w:ascii="Times New Roman" w:hAnsi="Times New Roman" w:cs="Times New Roman"/>
            <w:sz w:val="24"/>
            <w:szCs w:val="24"/>
          </w:rPr>
          <w:t>use</w:t>
        </w:r>
      </w:hyperlink>
      <w:r w:rsidRPr="00076908">
        <w:rPr>
          <w:rFonts w:ascii="Times New Roman" w:hAnsi="Times New Roman" w:cs="Times New Roman"/>
          <w:sz w:val="24"/>
          <w:szCs w:val="24"/>
        </w:rPr>
        <w:t> of </w:t>
      </w:r>
      <w:hyperlink r:id="rId50" w:tooltip="Markdown" w:history="1">
        <w:r w:rsidRPr="00076908">
          <w:rPr>
            <w:rStyle w:val="Hyperlink"/>
            <w:rFonts w:ascii="Times New Roman" w:hAnsi="Times New Roman" w:cs="Times New Roman"/>
            <w:sz w:val="24"/>
            <w:szCs w:val="24"/>
          </w:rPr>
          <w:t>Markdown</w:t>
        </w:r>
      </w:hyperlink>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Her views have been cited in </w:t>
      </w:r>
      <w:r w:rsidRPr="00076908">
        <w:rPr>
          <w:rFonts w:ascii="Times New Roman" w:hAnsi="Times New Roman" w:cs="Times New Roman"/>
          <w:i/>
          <w:iCs/>
          <w:sz w:val="24"/>
          <w:szCs w:val="24"/>
        </w:rPr>
        <w:t>The New York Times</w:t>
      </w:r>
      <w:r w:rsidRPr="00076908">
        <w:rPr>
          <w:rFonts w:ascii="Times New Roman" w:hAnsi="Times New Roman" w:cs="Times New Roman"/>
          <w:sz w:val="24"/>
          <w:szCs w:val="24"/>
        </w:rPr>
        <w:t>, </w:t>
      </w:r>
      <w:r w:rsidRPr="00076908">
        <w:rPr>
          <w:rFonts w:ascii="Times New Roman" w:hAnsi="Times New Roman" w:cs="Times New Roman"/>
          <w:i/>
          <w:iCs/>
          <w:sz w:val="24"/>
          <w:szCs w:val="24"/>
        </w:rPr>
        <w:t>BBC</w:t>
      </w:r>
      <w:r w:rsidRPr="00076908">
        <w:rPr>
          <w:rFonts w:ascii="Times New Roman" w:hAnsi="Times New Roman" w:cs="Times New Roman"/>
          <w:sz w:val="24"/>
          <w:szCs w:val="24"/>
        </w:rPr>
        <w:t>, </w:t>
      </w:r>
      <w:r w:rsidRPr="00076908">
        <w:rPr>
          <w:rFonts w:ascii="Times New Roman" w:hAnsi="Times New Roman" w:cs="Times New Roman"/>
          <w:i/>
          <w:iCs/>
          <w:sz w:val="24"/>
          <w:szCs w:val="24"/>
        </w:rPr>
        <w:t>Financial Times</w:t>
      </w:r>
      <w:r w:rsidRPr="00076908">
        <w:rPr>
          <w:rFonts w:ascii="Times New Roman" w:hAnsi="Times New Roman" w:cs="Times New Roman"/>
          <w:sz w:val="24"/>
          <w:szCs w:val="24"/>
        </w:rPr>
        <w:t>, and </w:t>
      </w:r>
      <w:r w:rsidRPr="00076908">
        <w:rPr>
          <w:rFonts w:ascii="Times New Roman" w:hAnsi="Times New Roman" w:cs="Times New Roman"/>
          <w:i/>
          <w:iCs/>
          <w:sz w:val="24"/>
          <w:szCs w:val="24"/>
        </w:rPr>
        <w:t>The Hindu</w:t>
      </w:r>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51" w:tooltip="Special:Diff/1285114966"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52" w:tooltip="Shamika Ravi" w:history="1">
        <w:r w:rsidRPr="00076908">
          <w:rPr>
            <w:rStyle w:val="Hyperlink"/>
            <w:rFonts w:ascii="Times New Roman" w:hAnsi="Times New Roman" w:cs="Times New Roman"/>
            <w:sz w:val="24"/>
            <w:szCs w:val="24"/>
          </w:rPr>
          <w:t>Shamika Ravi</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Its significance is documented in archived school event programs and regional press coverage, including the *Mesabi Daily News*, which regularly reviewed performances held there.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53" w:tooltip="Special:Diff/1294930957"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54" w:tooltip="Virginia High School (Minnesota)" w:history="1">
        <w:r w:rsidRPr="00076908">
          <w:rPr>
            <w:rStyle w:val="Hyperlink"/>
            <w:rFonts w:ascii="Times New Roman" w:hAnsi="Times New Roman" w:cs="Times New Roman"/>
            <w:sz w:val="24"/>
            <w:szCs w:val="24"/>
          </w:rPr>
          <w:t>Virginia High School (Minnesota)</w:t>
        </w:r>
      </w:hyperlink>
      <w:r w:rsidRPr="00076908">
        <w:rPr>
          <w:rFonts w:ascii="Times New Roman" w:hAnsi="Times New Roman" w:cs="Times New Roman"/>
          <w:sz w:val="24"/>
          <w:szCs w:val="24"/>
        </w:rPr>
        <w:t> (also note the </w:t>
      </w:r>
      <w:hyperlink r:id="rId55" w:anchor="Use_of_Markdown" w:history="1">
        <w:r w:rsidRPr="00076908">
          <w:rPr>
            <w:rStyle w:val="Hyperlink"/>
            <w:rFonts w:ascii="Times New Roman" w:hAnsi="Times New Roman" w:cs="Times New Roman"/>
            <w:sz w:val="24"/>
            <w:szCs w:val="24"/>
          </w:rPr>
          <w:t>use</w:t>
        </w:r>
      </w:hyperlink>
      <w:r w:rsidRPr="00076908">
        <w:rPr>
          <w:rFonts w:ascii="Times New Roman" w:hAnsi="Times New Roman" w:cs="Times New Roman"/>
          <w:sz w:val="24"/>
          <w:szCs w:val="24"/>
        </w:rPr>
        <w:t> of </w:t>
      </w:r>
      <w:hyperlink r:id="rId56" w:tooltip="Markdown" w:history="1">
        <w:r w:rsidRPr="00076908">
          <w:rPr>
            <w:rStyle w:val="Hyperlink"/>
            <w:rFonts w:ascii="Times New Roman" w:hAnsi="Times New Roman" w:cs="Times New Roman"/>
            <w:sz w:val="24"/>
            <w:szCs w:val="24"/>
          </w:rPr>
          <w:t>Markdown</w:t>
        </w:r>
      </w:hyperlink>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On Wikipedia specifically, LLMs often painstakingly emphasize their sources in the body text—even for trivial coverage, uncontroversial facts, or other situations where a human Wikipedia editor would be more likely to either provide an inline citation or no source at all.</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restaurant has also been mentioned in </w:t>
      </w:r>
      <w:hyperlink r:id="rId57" w:tooltip="ABC News (Australia)" w:history="1">
        <w:r w:rsidRPr="00076908">
          <w:rPr>
            <w:rStyle w:val="Hyperlink"/>
            <w:rFonts w:ascii="Times New Roman" w:hAnsi="Times New Roman" w:cs="Times New Roman"/>
            <w:sz w:val="24"/>
            <w:szCs w:val="24"/>
          </w:rPr>
          <w:t>ABC News</w:t>
        </w:r>
      </w:hyperlink>
      <w:r w:rsidRPr="00076908">
        <w:rPr>
          <w:rFonts w:ascii="Times New Roman" w:hAnsi="Times New Roman" w:cs="Times New Roman"/>
          <w:sz w:val="24"/>
          <w:szCs w:val="24"/>
        </w:rPr>
        <w:t> coverage relating to incidents in the surrounding precinct, underscoring its role as a well-known late-night venue in the city [of </w:t>
      </w:r>
      <w:hyperlink r:id="rId58" w:tooltip="Adelaide" w:history="1">
        <w:r w:rsidRPr="00076908">
          <w:rPr>
            <w:rStyle w:val="Hyperlink"/>
            <w:rFonts w:ascii="Times New Roman" w:hAnsi="Times New Roman" w:cs="Times New Roman"/>
            <w:sz w:val="24"/>
            <w:szCs w:val="24"/>
          </w:rPr>
          <w:t>Adelaide</w:t>
        </w:r>
      </w:hyperlink>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— Trivial coverage with attribution, from </w:t>
      </w:r>
      <w:hyperlink r:id="rId59" w:tooltip="Special:PermanentLink/1305163154"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of </w:t>
      </w:r>
      <w:hyperlink r:id="rId60" w:tooltip="The Original Pancake Kitchen" w:history="1">
        <w:r w:rsidRPr="00076908">
          <w:rPr>
            <w:rStyle w:val="Hyperlink"/>
            <w:rFonts w:ascii="Times New Roman" w:hAnsi="Times New Roman" w:cs="Times New Roman"/>
            <w:sz w:val="24"/>
            <w:szCs w:val="24"/>
          </w:rPr>
          <w:t>The Original Pancake Kitchen</w:t>
        </w:r>
      </w:hyperlink>
      <w:r w:rsidRPr="00076908">
        <w:rPr>
          <w:rFonts w:ascii="Times New Roman" w:hAnsi="Times New Roman" w:cs="Times New Roman"/>
          <w:sz w:val="24"/>
          <w:szCs w:val="24"/>
        </w:rPr>
        <w:t>; the reference added for this sentence did not exist.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In the United States, university-based incubators and accelerators have expanded alongside these centers; an official Library of Congress review found that 31.5% of SBA [</w:t>
      </w:r>
      <w:hyperlink r:id="rId61" w:tooltip="Small Business Administration" w:history="1">
        <w:r w:rsidRPr="00076908">
          <w:rPr>
            <w:rStyle w:val="Hyperlink"/>
            <w:rFonts w:ascii="Times New Roman" w:hAnsi="Times New Roman" w:cs="Times New Roman"/>
            <w:sz w:val="24"/>
            <w:szCs w:val="24"/>
          </w:rPr>
          <w:t>Small Business Administration</w:t>
        </w:r>
      </w:hyperlink>
      <w:r w:rsidRPr="00076908">
        <w:rPr>
          <w:rFonts w:ascii="Times New Roman" w:hAnsi="Times New Roman" w:cs="Times New Roman"/>
          <w:sz w:val="24"/>
          <w:szCs w:val="24"/>
        </w:rPr>
        <w:t>] Growth Accelerator Fund Competition winners from 2014–2016 were university-based programs.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— Attribution of uncontroversial information, from </w:t>
      </w:r>
      <w:hyperlink r:id="rId62" w:tooltip="Special:PermanentLink/1317019290"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of </w:t>
      </w:r>
      <w:hyperlink r:id="rId63" w:tooltip="Entrepreneurship education" w:history="1">
        <w:r w:rsidRPr="00076908">
          <w:rPr>
            <w:rStyle w:val="Hyperlink"/>
            <w:rFonts w:ascii="Times New Roman" w:hAnsi="Times New Roman" w:cs="Times New Roman"/>
            <w:sz w:val="24"/>
            <w:szCs w:val="24"/>
          </w:rPr>
          <w:t>Entrepreneurship education</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In articles about people/entities who use social media, LLMs will often note that they "maintain an active social media presence" or something similar. This wording is particularly idiosyncratic to AI text and relatively uncommon on Wikipedia before ~2024.</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mall maintains a strong digital presence, particularly on Instagram, where it actively shares the latest updates and events. Forum Kochi has consistently demonstrated excellence in digital promotions, with high-quality, engaging, and impactful video content playing a key role in its outreach.</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64" w:tooltip="Special:Diff/1297291381"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65" w:tooltip="Forum Mall Kochi" w:history="1">
        <w:r w:rsidRPr="00076908">
          <w:rPr>
            <w:rStyle w:val="Hyperlink"/>
            <w:rFonts w:ascii="Times New Roman" w:hAnsi="Times New Roman" w:cs="Times New Roman"/>
            <w:sz w:val="24"/>
            <w:szCs w:val="24"/>
          </w:rPr>
          <w:t>Forum Mall Kochi</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In some cases, LLMs will create entire sections to assert notability, with a breakdown of the sources that have covered the topic in a list format. This is in contrast to how most articles are written — summarizing the content that sources publish, then citing them as footnotes.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Media coverage</w:t>
      </w:r>
    </w:p>
    <w:p w:rsidR="00076908" w:rsidRPr="00076908" w:rsidRDefault="00076908" w:rsidP="00076908">
      <w:pPr>
        <w:numPr>
          <w:ilvl w:val="0"/>
          <w:numId w:val="2"/>
        </w:numPr>
        <w:rPr>
          <w:rFonts w:ascii="Times New Roman" w:hAnsi="Times New Roman" w:cs="Times New Roman"/>
          <w:sz w:val="24"/>
          <w:szCs w:val="24"/>
        </w:rPr>
      </w:pPr>
      <w:r w:rsidRPr="00076908">
        <w:rPr>
          <w:rFonts w:ascii="Times New Roman" w:hAnsi="Times New Roman" w:cs="Times New Roman"/>
          <w:sz w:val="24"/>
          <w:szCs w:val="24"/>
        </w:rPr>
        <w:t>**IRNA** – Coverage of his inter-city marathon events.</w:t>
      </w:r>
    </w:p>
    <w:p w:rsidR="00076908" w:rsidRPr="00076908" w:rsidRDefault="00076908" w:rsidP="00076908">
      <w:pPr>
        <w:numPr>
          <w:ilvl w:val="0"/>
          <w:numId w:val="2"/>
        </w:numPr>
        <w:rPr>
          <w:rFonts w:ascii="Times New Roman" w:hAnsi="Times New Roman" w:cs="Times New Roman"/>
          <w:sz w:val="24"/>
          <w:szCs w:val="24"/>
        </w:rPr>
      </w:pPr>
      <w:r w:rsidRPr="00076908">
        <w:rPr>
          <w:rFonts w:ascii="Times New Roman" w:hAnsi="Times New Roman" w:cs="Times New Roman"/>
          <w:sz w:val="24"/>
          <w:szCs w:val="24"/>
        </w:rPr>
        <w:t>**ISNA** – Report on an 80 km provincial peace run.</w:t>
      </w:r>
    </w:p>
    <w:p w:rsidR="00076908" w:rsidRPr="00076908" w:rsidRDefault="00076908" w:rsidP="00076908">
      <w:pPr>
        <w:numPr>
          <w:ilvl w:val="0"/>
          <w:numId w:val="2"/>
        </w:numPr>
        <w:rPr>
          <w:rFonts w:ascii="Times New Roman" w:hAnsi="Times New Roman" w:cs="Times New Roman"/>
          <w:sz w:val="24"/>
          <w:szCs w:val="24"/>
        </w:rPr>
      </w:pPr>
      <w:r w:rsidRPr="00076908">
        <w:rPr>
          <w:rFonts w:ascii="Times New Roman" w:hAnsi="Times New Roman" w:cs="Times New Roman"/>
          <w:sz w:val="24"/>
          <w:szCs w:val="24"/>
        </w:rPr>
        <w:t>**IFRC** – Feature on his humanitarian campaigns.</w:t>
      </w:r>
    </w:p>
    <w:p w:rsidR="00076908" w:rsidRPr="00076908" w:rsidRDefault="00076908" w:rsidP="00076908">
      <w:pPr>
        <w:numPr>
          <w:ilvl w:val="0"/>
          <w:numId w:val="2"/>
        </w:numPr>
        <w:rPr>
          <w:rFonts w:ascii="Times New Roman" w:hAnsi="Times New Roman" w:cs="Times New Roman"/>
          <w:sz w:val="24"/>
          <w:szCs w:val="24"/>
        </w:rPr>
      </w:pPr>
      <w:r w:rsidRPr="00076908">
        <w:rPr>
          <w:rFonts w:ascii="Times New Roman" w:hAnsi="Times New Roman" w:cs="Times New Roman"/>
          <w:sz w:val="24"/>
          <w:szCs w:val="24"/>
        </w:rPr>
        <w:t>**Fars News** – Interview on his national running projects.</w:t>
      </w:r>
    </w:p>
    <w:p w:rsidR="00076908" w:rsidRPr="00076908" w:rsidRDefault="00076908" w:rsidP="00076908">
      <w:pPr>
        <w:numPr>
          <w:ilvl w:val="0"/>
          <w:numId w:val="2"/>
        </w:numPr>
        <w:rPr>
          <w:rFonts w:ascii="Times New Roman" w:hAnsi="Times New Roman" w:cs="Times New Roman"/>
          <w:sz w:val="24"/>
          <w:szCs w:val="24"/>
        </w:rPr>
      </w:pPr>
      <w:r w:rsidRPr="00076908">
        <w:rPr>
          <w:rFonts w:ascii="Times New Roman" w:hAnsi="Times New Roman" w:cs="Times New Roman"/>
          <w:sz w:val="24"/>
          <w:szCs w:val="24"/>
        </w:rPr>
        <w:t>**Varzesh3** – Report on a 17-day endurance run.</w:t>
      </w:r>
    </w:p>
    <w:p w:rsidR="00076908" w:rsidRPr="00076908" w:rsidRDefault="00076908" w:rsidP="00076908">
      <w:pPr>
        <w:numPr>
          <w:ilvl w:val="0"/>
          <w:numId w:val="2"/>
        </w:numPr>
        <w:rPr>
          <w:rFonts w:ascii="Times New Roman" w:hAnsi="Times New Roman" w:cs="Times New Roman"/>
          <w:sz w:val="24"/>
          <w:szCs w:val="24"/>
        </w:rPr>
      </w:pPr>
      <w:r w:rsidRPr="00076908">
        <w:rPr>
          <w:rFonts w:ascii="Times New Roman" w:hAnsi="Times New Roman" w:cs="Times New Roman"/>
          <w:sz w:val="24"/>
          <w:szCs w:val="24"/>
        </w:rPr>
        <w:t>**Borna News** – Profile on his athletic background.</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an old version of </w:t>
      </w:r>
      <w:hyperlink r:id="rId66" w:history="1">
        <w:r w:rsidRPr="00076908">
          <w:rPr>
            <w:rStyle w:val="Hyperlink"/>
            <w:rFonts w:ascii="Times New Roman" w:hAnsi="Times New Roman" w:cs="Times New Roman"/>
            <w:sz w:val="24"/>
            <w:szCs w:val="24"/>
          </w:rPr>
          <w:t>Draft:Mojtaba Yadegari (Iranian runner)</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Superficial analyses</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5"/>
        <w:gridCol w:w="10113"/>
      </w:tblGrid>
      <w:tr w:rsidR="00076908" w:rsidRPr="00076908">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076908" w:rsidRPr="00076908" w:rsidRDefault="00076908" w:rsidP="00076908">
            <w:pPr>
              <w:numPr>
                <w:ilvl w:val="0"/>
                <w:numId w:val="3"/>
              </w:numPr>
              <w:rPr>
                <w:rFonts w:ascii="Times New Roman" w:hAnsi="Times New Roman" w:cs="Times New Roman"/>
                <w:b/>
                <w:bCs/>
                <w:sz w:val="24"/>
                <w:szCs w:val="24"/>
              </w:rPr>
            </w:pPr>
          </w:p>
        </w:tc>
        <w:tc>
          <w:tcPr>
            <w:tcW w:w="10113" w:type="dxa"/>
            <w:tcBorders>
              <w:top w:val="nil"/>
              <w:left w:val="nil"/>
              <w:bottom w:val="nil"/>
              <w:right w:val="nil"/>
            </w:tcBorders>
            <w:shd w:val="clear" w:color="auto" w:fill="F8EABA"/>
            <w:tcMar>
              <w:top w:w="60" w:type="dxa"/>
              <w:left w:w="216" w:type="dxa"/>
              <w:bottom w:w="60" w:type="dxa"/>
              <w:right w:w="21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Words to watch: </w:t>
            </w:r>
            <w:r w:rsidRPr="00076908">
              <w:rPr>
                <w:rFonts w:ascii="Times New Roman" w:hAnsi="Times New Roman" w:cs="Times New Roman"/>
                <w:b/>
                <w:bCs/>
                <w:i/>
                <w:iCs/>
                <w:sz w:val="24"/>
                <w:szCs w:val="24"/>
              </w:rPr>
              <w:t>highlighting/underscoring/emphasizing ...</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ensuring ...</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reflecting/symbolizing ...</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contributing to ...</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cultivating/fostering ...</w:t>
            </w:r>
            <w:r w:rsidRPr="00076908">
              <w:rPr>
                <w:rFonts w:ascii="Times New Roman" w:hAnsi="Times New Roman" w:cs="Times New Roman"/>
                <w:b/>
                <w:bCs/>
                <w:sz w:val="24"/>
                <w:szCs w:val="24"/>
              </w:rPr>
              <w:t> (in the figurative sense), </w:t>
            </w:r>
            <w:r w:rsidRPr="00076908">
              <w:rPr>
                <w:rFonts w:ascii="Times New Roman" w:hAnsi="Times New Roman" w:cs="Times New Roman"/>
                <w:b/>
                <w:bCs/>
                <w:i/>
                <w:iCs/>
                <w:sz w:val="24"/>
                <w:szCs w:val="24"/>
              </w:rPr>
              <w:t>encompassing ...</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valuable insights</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align/resonate with</w:t>
            </w:r>
            <w:r w:rsidRPr="00076908">
              <w:rPr>
                <w:rFonts w:ascii="Times New Roman" w:hAnsi="Times New Roman" w:cs="Times New Roman"/>
                <w:b/>
                <w:bCs/>
                <w:sz w:val="24"/>
                <w:szCs w:val="24"/>
              </w:rPr>
              <w:t>,</w:t>
            </w:r>
          </w:p>
        </w:tc>
      </w:tr>
    </w:tbl>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AI chatbots tend to insert superficial analysis of information, often in relation to its significance, recognition, or impact.</w:t>
      </w:r>
      <w:hyperlink r:id="rId67" w:anchor="cite_note-Reinhart-8" w:history="1">
        <w:r w:rsidRPr="00076908">
          <w:rPr>
            <w:rStyle w:val="Hyperlink"/>
            <w:rFonts w:ascii="Times New Roman" w:hAnsi="Times New Roman" w:cs="Times New Roman"/>
            <w:sz w:val="24"/>
            <w:szCs w:val="24"/>
            <w:vertAlign w:val="superscript"/>
          </w:rPr>
          <w:t>[6]</w:t>
        </w:r>
      </w:hyperlink>
      <w:r w:rsidRPr="00076908">
        <w:rPr>
          <w:rFonts w:ascii="Times New Roman" w:hAnsi="Times New Roman" w:cs="Times New Roman"/>
          <w:sz w:val="24"/>
          <w:szCs w:val="24"/>
        </w:rPr>
        <w:t> This is often done by attaching a </w:t>
      </w:r>
      <w:hyperlink r:id="rId68" w:anchor="Forms" w:tooltip="Participle" w:history="1">
        <w:r w:rsidRPr="00076908">
          <w:rPr>
            <w:rStyle w:val="Hyperlink"/>
            <w:rFonts w:ascii="Times New Roman" w:hAnsi="Times New Roman" w:cs="Times New Roman"/>
            <w:sz w:val="24"/>
            <w:szCs w:val="24"/>
          </w:rPr>
          <w:t>present participle</w:t>
        </w:r>
      </w:hyperlink>
      <w:r w:rsidRPr="00076908">
        <w:rPr>
          <w:rFonts w:ascii="Times New Roman" w:hAnsi="Times New Roman" w:cs="Times New Roman"/>
          <w:sz w:val="24"/>
          <w:szCs w:val="24"/>
        </w:rPr>
        <w:t> ("-ing") phrase at the end of sentences, sometimes with </w:t>
      </w:r>
      <w:hyperlink r:id="rId69" w:tooltip="Wikipedia:AIWEASEL" w:history="1">
        <w:r w:rsidRPr="00076908">
          <w:rPr>
            <w:rStyle w:val="Hyperlink"/>
            <w:rFonts w:ascii="Times New Roman" w:hAnsi="Times New Roman" w:cs="Times New Roman"/>
            <w:sz w:val="24"/>
            <w:szCs w:val="24"/>
          </w:rPr>
          <w:t>vague attributions</w:t>
        </w:r>
      </w:hyperlink>
      <w:r w:rsidRPr="00076908">
        <w:rPr>
          <w:rFonts w:ascii="Times New Roman" w:hAnsi="Times New Roman" w:cs="Times New Roman"/>
          <w:sz w:val="24"/>
          <w:szCs w:val="24"/>
        </w:rPr>
        <w:t> to third parties (see below).</w:t>
      </w:r>
      <w:hyperlink r:id="rId70" w:anchor="cite_note-Reinhart-8" w:history="1">
        <w:r w:rsidRPr="00076908">
          <w:rPr>
            <w:rStyle w:val="Hyperlink"/>
            <w:rFonts w:ascii="Times New Roman" w:hAnsi="Times New Roman" w:cs="Times New Roman"/>
            <w:sz w:val="24"/>
            <w:szCs w:val="24"/>
            <w:vertAlign w:val="superscript"/>
          </w:rPr>
          <w:t>[6]</w:t>
        </w:r>
      </w:hyperlink>
      <w:hyperlink r:id="rId71" w:anchor="cite_note-chronicle-6" w:history="1">
        <w:r w:rsidRPr="00076908">
          <w:rPr>
            <w:rStyle w:val="Hyperlink"/>
            <w:rFonts w:ascii="Times New Roman" w:hAnsi="Times New Roman" w:cs="Times New Roman"/>
            <w:sz w:val="24"/>
            <w:szCs w:val="24"/>
            <w:vertAlign w:val="superscript"/>
          </w:rPr>
          <w:t>[4]</w:t>
        </w:r>
      </w:hyperlink>
    </w:p>
    <w:p w:rsidR="00076908" w:rsidRPr="00076908" w:rsidRDefault="00076908" w:rsidP="00076908">
      <w:pPr>
        <w:rPr>
          <w:rFonts w:ascii="Times New Roman" w:hAnsi="Times New Roman" w:cs="Times New Roman"/>
          <w:sz w:val="24"/>
          <w:szCs w:val="24"/>
        </w:rPr>
      </w:pP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For the purpose of Wikipedia, such comments are usually </w:t>
      </w:r>
      <w:hyperlink r:id="rId72" w:tooltip="Wikipedia:SYNTH" w:history="1">
        <w:r w:rsidRPr="00076908">
          <w:rPr>
            <w:rStyle w:val="Hyperlink"/>
            <w:rFonts w:ascii="Times New Roman" w:hAnsi="Times New Roman" w:cs="Times New Roman"/>
            <w:sz w:val="24"/>
            <w:szCs w:val="24"/>
          </w:rPr>
          <w:t>synthesis</w:t>
        </w:r>
      </w:hyperlink>
      <w:r w:rsidRPr="00076908">
        <w:rPr>
          <w:rFonts w:ascii="Times New Roman" w:hAnsi="Times New Roman" w:cs="Times New Roman"/>
          <w:sz w:val="24"/>
          <w:szCs w:val="24"/>
        </w:rPr>
        <w:t> and/or unattributed opinions. Newer chatbots with </w:t>
      </w:r>
      <w:hyperlink r:id="rId73" w:tooltip="Retrieval-augmented generation" w:history="1">
        <w:r w:rsidRPr="00076908">
          <w:rPr>
            <w:rStyle w:val="Hyperlink"/>
            <w:rFonts w:ascii="Times New Roman" w:hAnsi="Times New Roman" w:cs="Times New Roman"/>
            <w:sz w:val="24"/>
            <w:szCs w:val="24"/>
          </w:rPr>
          <w:t>retrieval-augmented generation</w:t>
        </w:r>
      </w:hyperlink>
      <w:r w:rsidRPr="00076908">
        <w:rPr>
          <w:rFonts w:ascii="Times New Roman" w:hAnsi="Times New Roman" w:cs="Times New Roman"/>
          <w:sz w:val="24"/>
          <w:szCs w:val="24"/>
        </w:rPr>
        <w:t> (for example, an AI chatbot that can search the web) may attach these statements to </w:t>
      </w:r>
      <w:hyperlink r:id="rId74" w:anchor="Undue_emphasis_on_notability,_attribution,_and_media_coverage" w:history="1">
        <w:r w:rsidRPr="00076908">
          <w:rPr>
            <w:rStyle w:val="Hyperlink"/>
            <w:rFonts w:ascii="Times New Roman" w:hAnsi="Times New Roman" w:cs="Times New Roman"/>
            <w:sz w:val="24"/>
            <w:szCs w:val="24"/>
          </w:rPr>
          <w:t>named sources</w:t>
        </w:r>
      </w:hyperlink>
      <w:r w:rsidRPr="00076908">
        <w:rPr>
          <w:rFonts w:ascii="Times New Roman" w:hAnsi="Times New Roman" w:cs="Times New Roman"/>
          <w:sz w:val="24"/>
          <w:szCs w:val="24"/>
        </w:rPr>
        <w:t>—e.g., "Roger Ebert highlighted the lasting influence"—regardless of whether those sources say anything close.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xml:space="preserve">As of the April 2008 census, the population of Douera stood at approximately 56,998 inhabitants, creating a lively community within its borders. Situated in the central-north region of the country, Douera enjoys close proximity to the </w:t>
      </w:r>
      <w:r w:rsidRPr="00076908">
        <w:rPr>
          <w:rFonts w:ascii="Times New Roman" w:hAnsi="Times New Roman" w:cs="Times New Roman"/>
          <w:sz w:val="24"/>
          <w:szCs w:val="24"/>
        </w:rPr>
        <w:lastRenderedPageBreak/>
        <w:t>capital city, Algiers, further enhancing its significance as a dynamic hub of activity and culture. With its coastal charm and convenient location, Douera captivates both residents and visitors alike, offering a diverse range of experiences against the backdrop of Algeria's stunning natural beauty.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75"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76" w:tooltip="Douéra" w:history="1">
        <w:r w:rsidRPr="00076908">
          <w:rPr>
            <w:rStyle w:val="Hyperlink"/>
            <w:rFonts w:ascii="Times New Roman" w:hAnsi="Times New Roman" w:cs="Times New Roman"/>
            <w:sz w:val="24"/>
            <w:szCs w:val="24"/>
          </w:rPr>
          <w:t>Douéra</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civil rights movement emerged as a powerful continuation of this struggle, emphasizing the importance of solidarity and collective action in the fight for justice. This historical legacy has influenced contemporary African-American families, shaping their values, community structures, and approaches to political engagement. Economically, the enduring impacts of systemic inequality have led to both challenges and innovations within African-American communities, driving a commitment to empowerment and social change that echoes through generations.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77" w:tooltip="Special:Diff/1253182873"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78" w:tooltip="African-American culture" w:history="1">
        <w:r w:rsidRPr="00076908">
          <w:rPr>
            <w:rStyle w:val="Hyperlink"/>
            <w:rFonts w:ascii="Times New Roman" w:hAnsi="Times New Roman" w:cs="Times New Roman"/>
            <w:sz w:val="24"/>
            <w:szCs w:val="24"/>
          </w:rPr>
          <w:t>African-American culture</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Situated just a few miles from the U.S.-Mexico border—a line that often represents separation and division—the temple stands as a counter-symbol, emphasizing unity, togetherness, and transcendent faith. In a region where many families and communities span both countries, the temple fosters a sense of connection and shared purpose. Through its inclusive design and symbolic features, the McAllen Texas Temple is seen as a bridge across divides, embodying the spirit of unity that underlies its sacred purpose. Its bilingual monument sign, with inscriptions in both English and Spanish, underscores its role in bringing together Latter-day Saints from the United States and Mexico.</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temple’s architectural and decorative elements are thoughtfully imbued with local symbolism, reflecting the rich culture and landscape of the Rio Grande Valley. Citrus blossom motifs, seen throughout the exterior and interior, celebrate the area’s agricultural roots and its vital citrus industry. The temple’s color palette of blue, green, and gold resonates with the region’s natural beauty, symbolizing Texas bluebonnets, the Gulf of Mexico, and the diverse Texan landscapes. These colors and patterns evoke enduring faith and resilience, qualities that resonate deeply within this close-knit, cross-border community.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In design and structure, the McAllen Texas Temple honors the Spanish colonial heritage that has historically shaped the area. By incorporating these architectural elements, the temple connects to both the Latin American influences and the historic roots of the border region, creating a space where the past and present come together.</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79" w:tooltip="Special:Diff/1256905241"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80" w:tooltip="McAllen Texas Temple" w:history="1">
        <w:r w:rsidRPr="00076908">
          <w:rPr>
            <w:rStyle w:val="Hyperlink"/>
            <w:rFonts w:ascii="Times New Roman" w:hAnsi="Times New Roman" w:cs="Times New Roman"/>
            <w:sz w:val="24"/>
            <w:szCs w:val="24"/>
          </w:rPr>
          <w:t>McAllen Texas Temple</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These works are now part of the **Collections of the National Museum of Education - Réseau Canopé (France)**, highlighting their historical and pedagogical significance.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His influence persists in more recent studies. In 2010, </w:t>
      </w:r>
      <w:r w:rsidRPr="00076908">
        <w:rPr>
          <w:rFonts w:ascii="Times New Roman" w:hAnsi="Times New Roman" w:cs="Times New Roman"/>
          <w:i/>
          <w:iCs/>
          <w:sz w:val="24"/>
          <w:szCs w:val="24"/>
        </w:rPr>
        <w:t>Les néologismes dans l'hebdomadaire L'Express</w:t>
      </w:r>
      <w:r w:rsidRPr="00076908">
        <w:rPr>
          <w:rFonts w:ascii="Times New Roman" w:hAnsi="Times New Roman" w:cs="Times New Roman"/>
          <w:sz w:val="24"/>
          <w:szCs w:val="24"/>
        </w:rPr>
        <w:t> (1980) was cited in the </w:t>
      </w:r>
      <w:r w:rsidRPr="00076908">
        <w:rPr>
          <w:rFonts w:ascii="Times New Roman" w:hAnsi="Times New Roman" w:cs="Times New Roman"/>
          <w:i/>
          <w:iCs/>
          <w:sz w:val="24"/>
          <w:szCs w:val="24"/>
        </w:rPr>
        <w:t>Proceedings of the 1st International Congress on Neology in Romance Languages</w:t>
      </w:r>
      <w:r w:rsidRPr="00076908">
        <w:rPr>
          <w:rFonts w:ascii="Times New Roman" w:hAnsi="Times New Roman" w:cs="Times New Roman"/>
          <w:sz w:val="24"/>
          <w:szCs w:val="24"/>
        </w:rPr>
        <w:t>, published under the direction of M. Teresa Cabré by </w:t>
      </w:r>
      <w:hyperlink r:id="rId81" w:tooltip="Pompeu Fabra University" w:history="1">
        <w:r w:rsidRPr="00076908">
          <w:rPr>
            <w:rStyle w:val="Hyperlink"/>
            <w:rFonts w:ascii="Times New Roman" w:hAnsi="Times New Roman" w:cs="Times New Roman"/>
            <w:sz w:val="24"/>
            <w:szCs w:val="24"/>
          </w:rPr>
          <w:t>Pompeu Fabra University</w:t>
        </w:r>
      </w:hyperlink>
      <w:r w:rsidRPr="00076908">
        <w:rPr>
          <w:rFonts w:ascii="Times New Roman" w:hAnsi="Times New Roman" w:cs="Times New Roman"/>
          <w:sz w:val="24"/>
          <w:szCs w:val="24"/>
        </w:rPr>
        <w:t>, a leading institution in Romance language studies, demonstrating the ongoing relevance of his research on lexical evolution. [...] In 2004, the </w:t>
      </w:r>
      <w:r w:rsidRPr="00076908">
        <w:rPr>
          <w:rFonts w:ascii="Times New Roman" w:hAnsi="Times New Roman" w:cs="Times New Roman"/>
          <w:i/>
          <w:iCs/>
          <w:sz w:val="24"/>
          <w:szCs w:val="24"/>
        </w:rPr>
        <w:t>Cahiers de lexicologie</w:t>
      </w:r>
      <w:r w:rsidRPr="00076908">
        <w:rPr>
          <w:rFonts w:ascii="Times New Roman" w:hAnsi="Times New Roman" w:cs="Times New Roman"/>
          <w:sz w:val="24"/>
          <w:szCs w:val="24"/>
        </w:rPr>
        <w:t> (issues 84-87), published by the </w:t>
      </w:r>
      <w:hyperlink r:id="rId82" w:tooltip="French National Centre for Scientific Research" w:history="1">
        <w:r w:rsidRPr="00076908">
          <w:rPr>
            <w:rStyle w:val="Hyperlink"/>
            <w:rFonts w:ascii="Times New Roman" w:hAnsi="Times New Roman" w:cs="Times New Roman"/>
            <w:sz w:val="24"/>
            <w:szCs w:val="24"/>
          </w:rPr>
          <w:t>CNRS</w:t>
        </w:r>
      </w:hyperlink>
      <w:r w:rsidRPr="00076908">
        <w:rPr>
          <w:rFonts w:ascii="Times New Roman" w:hAnsi="Times New Roman" w:cs="Times New Roman"/>
          <w:sz w:val="24"/>
          <w:szCs w:val="24"/>
        </w:rPr>
        <w:t>, cited the </w:t>
      </w:r>
      <w:r w:rsidRPr="00076908">
        <w:rPr>
          <w:rFonts w:ascii="Times New Roman" w:hAnsi="Times New Roman" w:cs="Times New Roman"/>
          <w:i/>
          <w:iCs/>
          <w:sz w:val="24"/>
          <w:szCs w:val="24"/>
        </w:rPr>
        <w:t>Grammaire Blois</w:t>
      </w:r>
      <w:r w:rsidRPr="00076908">
        <w:rPr>
          <w:rFonts w:ascii="Times New Roman" w:hAnsi="Times New Roman" w:cs="Times New Roman"/>
          <w:sz w:val="24"/>
          <w:szCs w:val="24"/>
        </w:rPr>
        <w:t>, confirming its relevance in modern research.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These citations, spanning more than six decades and appearing in recognized academic publications, illustrate Blois' lasting influence in computational linguistics, grammar, and neology.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Fridrichová analyzes the distinction made by Blois and Bar between acronyms, abbreviations, and truncations, emphasizing their critical view on the impact of truncations in the French language. She cites Blois and Bar (1975):</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Fridrichová highlights that Blois and Bar perceive truncations as a **distortion of the language rather than an enrichment**, a perspective that still fuels linguistic debates today. This citation demonstrates the **enduring relevance of Blois's work in modern linguistic studies** and its **critical reception by researchers**.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— From </w:t>
      </w:r>
      <w:hyperlink r:id="rId83" w:tooltip="Special:Diff/1279776010"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84" w:tooltip="Draft:Jacques Blois (linguist)" w:history="1">
        <w:r w:rsidRPr="00076908">
          <w:rPr>
            <w:rStyle w:val="Hyperlink"/>
            <w:rFonts w:ascii="Times New Roman" w:hAnsi="Times New Roman" w:cs="Times New Roman"/>
            <w:sz w:val="24"/>
            <w:szCs w:val="24"/>
          </w:rPr>
          <w:t>Draft:Jacques Blois (linguist)</w:t>
        </w:r>
      </w:hyperlink>
      <w:r w:rsidRPr="00076908">
        <w:rPr>
          <w:rFonts w:ascii="Times New Roman" w:hAnsi="Times New Roman" w:cs="Times New Roman"/>
          <w:sz w:val="24"/>
          <w:szCs w:val="24"/>
        </w:rPr>
        <w:t>, the top and bottom paragraphs also feature </w:t>
      </w:r>
      <w:hyperlink r:id="rId85" w:tooltip="Wikipedia:MARKDOWN" w:history="1">
        <w:r w:rsidRPr="00076908">
          <w:rPr>
            <w:rStyle w:val="Hyperlink"/>
            <w:rFonts w:ascii="Times New Roman" w:hAnsi="Times New Roman" w:cs="Times New Roman"/>
            <w:sz w:val="24"/>
            <w:szCs w:val="24"/>
          </w:rPr>
          <w:t>markdown</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It holds a pivotal place in the </w:t>
      </w:r>
      <w:hyperlink r:id="rId86" w:tooltip="East Central Railway Zone" w:history="1">
        <w:r w:rsidRPr="00076908">
          <w:rPr>
            <w:rStyle w:val="Hyperlink"/>
            <w:rFonts w:ascii="Times New Roman" w:hAnsi="Times New Roman" w:cs="Times New Roman"/>
            <w:sz w:val="24"/>
            <w:szCs w:val="24"/>
          </w:rPr>
          <w:t>East Central Railway Zone</w:t>
        </w:r>
      </w:hyperlink>
      <w:r w:rsidRPr="00076908">
        <w:rPr>
          <w:rFonts w:ascii="Times New Roman" w:hAnsi="Times New Roman" w:cs="Times New Roman"/>
          <w:sz w:val="24"/>
          <w:szCs w:val="24"/>
        </w:rPr>
        <w:t> of </w:t>
      </w:r>
      <w:hyperlink r:id="rId87" w:tooltip="Indian Railways" w:history="1">
        <w:r w:rsidRPr="00076908">
          <w:rPr>
            <w:rStyle w:val="Hyperlink"/>
            <w:rFonts w:ascii="Times New Roman" w:hAnsi="Times New Roman" w:cs="Times New Roman"/>
            <w:sz w:val="24"/>
            <w:szCs w:val="24"/>
          </w:rPr>
          <w:t>Indian Railways</w:t>
        </w:r>
      </w:hyperlink>
      <w:r w:rsidRPr="00076908">
        <w:rPr>
          <w:rFonts w:ascii="Times New Roman" w:hAnsi="Times New Roman" w:cs="Times New Roman"/>
          <w:sz w:val="24"/>
          <w:szCs w:val="24"/>
        </w:rPr>
        <w:t>, serving as a major railway hub with historical significance. The station has </w:t>
      </w:r>
      <w:hyperlink r:id="rId88" w:tooltip="5 ft 6 in gauge railway" w:history="1">
        <w:r w:rsidRPr="00076908">
          <w:rPr>
            <w:rStyle w:val="Hyperlink"/>
            <w:rFonts w:ascii="Times New Roman" w:hAnsi="Times New Roman" w:cs="Times New Roman"/>
            <w:sz w:val="24"/>
            <w:szCs w:val="24"/>
          </w:rPr>
          <w:t>1,676 mm</w:t>
        </w:r>
      </w:hyperlink>
      <w:r w:rsidRPr="00076908">
        <w:rPr>
          <w:rFonts w:ascii="Times New Roman" w:hAnsi="Times New Roman" w:cs="Times New Roman"/>
          <w:sz w:val="24"/>
          <w:szCs w:val="24"/>
        </w:rPr>
        <w:t> (5 ft 6 in) </w:t>
      </w:r>
      <w:hyperlink r:id="rId89" w:tooltip="Broad gauge" w:history="1">
        <w:r w:rsidRPr="00076908">
          <w:rPr>
            <w:rStyle w:val="Hyperlink"/>
            <w:rFonts w:ascii="Times New Roman" w:hAnsi="Times New Roman" w:cs="Times New Roman"/>
            <w:sz w:val="24"/>
            <w:szCs w:val="24"/>
          </w:rPr>
          <w:t>broad gauge</w:t>
        </w:r>
      </w:hyperlink>
      <w:r w:rsidRPr="00076908">
        <w:rPr>
          <w:rFonts w:ascii="Times New Roman" w:hAnsi="Times New Roman" w:cs="Times New Roman"/>
          <w:sz w:val="24"/>
          <w:szCs w:val="24"/>
        </w:rPr>
        <w:t> along with 8 tracks and 6 platforms. [...] Historically, it has been crucial for linking </w:t>
      </w:r>
      <w:hyperlink r:id="rId90" w:tooltip="Darbhanga" w:history="1">
        <w:r w:rsidRPr="00076908">
          <w:rPr>
            <w:rStyle w:val="Hyperlink"/>
            <w:rFonts w:ascii="Times New Roman" w:hAnsi="Times New Roman" w:cs="Times New Roman"/>
            <w:sz w:val="24"/>
            <w:szCs w:val="24"/>
          </w:rPr>
          <w:t>Darbhanga</w:t>
        </w:r>
      </w:hyperlink>
      <w:r w:rsidRPr="00076908">
        <w:rPr>
          <w:rFonts w:ascii="Times New Roman" w:hAnsi="Times New Roman" w:cs="Times New Roman"/>
          <w:sz w:val="24"/>
          <w:szCs w:val="24"/>
        </w:rPr>
        <w:t> with significant cities like </w:t>
      </w:r>
      <w:hyperlink r:id="rId91" w:tooltip="Delhi" w:history="1">
        <w:r w:rsidRPr="00076908">
          <w:rPr>
            <w:rStyle w:val="Hyperlink"/>
            <w:rFonts w:ascii="Times New Roman" w:hAnsi="Times New Roman" w:cs="Times New Roman"/>
            <w:sz w:val="24"/>
            <w:szCs w:val="24"/>
          </w:rPr>
          <w:t>Delhi</w:t>
        </w:r>
      </w:hyperlink>
      <w:r w:rsidRPr="00076908">
        <w:rPr>
          <w:rFonts w:ascii="Times New Roman" w:hAnsi="Times New Roman" w:cs="Times New Roman"/>
          <w:sz w:val="24"/>
          <w:szCs w:val="24"/>
        </w:rPr>
        <w:t>, </w:t>
      </w:r>
      <w:hyperlink r:id="rId92" w:tooltip="Patna" w:history="1">
        <w:r w:rsidRPr="00076908">
          <w:rPr>
            <w:rStyle w:val="Hyperlink"/>
            <w:rFonts w:ascii="Times New Roman" w:hAnsi="Times New Roman" w:cs="Times New Roman"/>
            <w:sz w:val="24"/>
            <w:szCs w:val="24"/>
          </w:rPr>
          <w:t>Patna</w:t>
        </w:r>
      </w:hyperlink>
      <w:r w:rsidRPr="00076908">
        <w:rPr>
          <w:rFonts w:ascii="Times New Roman" w:hAnsi="Times New Roman" w:cs="Times New Roman"/>
          <w:sz w:val="24"/>
          <w:szCs w:val="24"/>
        </w:rPr>
        <w:t>, and </w:t>
      </w:r>
      <w:hyperlink r:id="rId93" w:tooltip="Kolkata" w:history="1">
        <w:r w:rsidRPr="00076908">
          <w:rPr>
            <w:rStyle w:val="Hyperlink"/>
            <w:rFonts w:ascii="Times New Roman" w:hAnsi="Times New Roman" w:cs="Times New Roman"/>
            <w:sz w:val="24"/>
            <w:szCs w:val="24"/>
          </w:rPr>
          <w:t>Kolkata</w:t>
        </w:r>
      </w:hyperlink>
      <w:r w:rsidRPr="00076908">
        <w:rPr>
          <w:rFonts w:ascii="Times New Roman" w:hAnsi="Times New Roman" w:cs="Times New Roman"/>
          <w:sz w:val="24"/>
          <w:szCs w:val="24"/>
        </w:rPr>
        <w:t>, facilitating the movement of passengers and goods. The station has supported various services, including passenger trains and express trains like the </w:t>
      </w:r>
      <w:hyperlink r:id="rId94" w:tooltip="Satyagrah Express" w:history="1">
        <w:r w:rsidRPr="00076908">
          <w:rPr>
            <w:rStyle w:val="Hyperlink"/>
            <w:rFonts w:ascii="Times New Roman" w:hAnsi="Times New Roman" w:cs="Times New Roman"/>
            <w:sz w:val="24"/>
            <w:szCs w:val="24"/>
          </w:rPr>
          <w:t>Satyagrah Express</w:t>
        </w:r>
      </w:hyperlink>
      <w:r w:rsidRPr="00076908">
        <w:rPr>
          <w:rFonts w:ascii="Times New Roman" w:hAnsi="Times New Roman" w:cs="Times New Roman"/>
          <w:sz w:val="24"/>
          <w:szCs w:val="24"/>
        </w:rPr>
        <w:t> and </w:t>
      </w:r>
      <w:hyperlink r:id="rId95" w:tooltip="Mithila Express" w:history="1">
        <w:r w:rsidRPr="00076908">
          <w:rPr>
            <w:rStyle w:val="Hyperlink"/>
            <w:rFonts w:ascii="Times New Roman" w:hAnsi="Times New Roman" w:cs="Times New Roman"/>
            <w:sz w:val="24"/>
            <w:szCs w:val="24"/>
          </w:rPr>
          <w:t>Mithila Express</w:t>
        </w:r>
      </w:hyperlink>
      <w:r w:rsidRPr="00076908">
        <w:rPr>
          <w:rFonts w:ascii="Times New Roman" w:hAnsi="Times New Roman" w:cs="Times New Roman"/>
          <w:sz w:val="24"/>
          <w:szCs w:val="24"/>
        </w:rPr>
        <w:t>, contributing to the socio-economic development of the region. [...] Over the years, Darbhanga Junction has seen several upgrades and modernization efforts aimed at improving facilities and operational efficiency, reflecting its continued relevance in the regional and national transportation landscape.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96" w:tooltip="Special:Diff/1240127604"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97" w:tooltip="Darbhanga Junction railway station" w:history="1">
        <w:r w:rsidRPr="00076908">
          <w:rPr>
            <w:rStyle w:val="Hyperlink"/>
            <w:rFonts w:ascii="Times New Roman" w:hAnsi="Times New Roman" w:cs="Times New Roman"/>
            <w:sz w:val="24"/>
            <w:szCs w:val="24"/>
          </w:rPr>
          <w:t>Darbhanga Junction railway station</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Promotional and advertisement-like language</w:t>
      </w:r>
    </w:p>
    <w:p w:rsidR="00076908" w:rsidRPr="00076908" w:rsidRDefault="00076908" w:rsidP="00076908">
      <w:pPr>
        <w:rPr>
          <w:rFonts w:ascii="Times New Roman" w:hAnsi="Times New Roman" w:cs="Times New Roman"/>
          <w:i/>
          <w:iCs/>
          <w:sz w:val="24"/>
          <w:szCs w:val="24"/>
        </w:rPr>
      </w:pPr>
      <w:r w:rsidRPr="00076908">
        <w:rPr>
          <w:rFonts w:ascii="Times New Roman" w:hAnsi="Times New Roman" w:cs="Times New Roman"/>
          <w:i/>
          <w:iCs/>
          <w:sz w:val="24"/>
          <w:szCs w:val="24"/>
        </w:rPr>
        <w:t>For non-AI-specific guidance about this, see </w:t>
      </w:r>
      <w:hyperlink r:id="rId98" w:anchor="Puffery" w:tooltip="Wikipedia:Manual of Style/Words to watch" w:history="1">
        <w:r w:rsidRPr="00076908">
          <w:rPr>
            <w:rStyle w:val="Hyperlink"/>
            <w:rFonts w:ascii="Times New Roman" w:hAnsi="Times New Roman" w:cs="Times New Roman"/>
            <w:i/>
            <w:iCs/>
            <w:sz w:val="24"/>
            <w:szCs w:val="24"/>
          </w:rPr>
          <w:t>Wikipedia:Manual of Style/Words to watch § Puffery</w:t>
        </w:r>
      </w:hyperlink>
      <w:r w:rsidRPr="00076908">
        <w:rPr>
          <w:rFonts w:ascii="Times New Roman" w:hAnsi="Times New Roman" w:cs="Times New Roman"/>
          <w:i/>
          <w:iCs/>
          <w:sz w:val="24"/>
          <w:szCs w:val="24"/>
        </w:rPr>
        <w:t>.</w:t>
      </w:r>
    </w:p>
    <w:p w:rsidR="00076908" w:rsidRPr="00076908" w:rsidRDefault="00076908" w:rsidP="00076908">
      <w:pPr>
        <w:rPr>
          <w:rFonts w:ascii="Times New Roman" w:hAnsi="Times New Roman" w:cs="Times New Roman"/>
          <w:i/>
          <w:iCs/>
          <w:sz w:val="24"/>
          <w:szCs w:val="24"/>
        </w:rPr>
      </w:pPr>
      <w:r w:rsidRPr="00076908">
        <w:rPr>
          <w:rFonts w:ascii="Times New Roman" w:hAnsi="Times New Roman" w:cs="Times New Roman"/>
          <w:i/>
          <w:iCs/>
          <w:sz w:val="24"/>
          <w:szCs w:val="24"/>
        </w:rPr>
        <w:t>See also: </w:t>
      </w:r>
      <w:hyperlink r:id="rId99" w:anchor="Artificial_intelligence_and_marketing_buzzspeak" w:tooltip="Wikipedia:Marketing buzzspeak" w:history="1">
        <w:r w:rsidRPr="00076908">
          <w:rPr>
            <w:rStyle w:val="Hyperlink"/>
            <w:rFonts w:ascii="Times New Roman" w:hAnsi="Times New Roman" w:cs="Times New Roman"/>
            <w:i/>
            <w:iCs/>
            <w:sz w:val="24"/>
            <w:szCs w:val="24"/>
          </w:rPr>
          <w:t>Wikipedia:Marketingbuzzspeak § Artificial intelligence and marketing buzzspeak</w:t>
        </w:r>
      </w:hyperlink>
    </w:p>
    <w:p w:rsidR="00076908" w:rsidRPr="00076908" w:rsidRDefault="00076908" w:rsidP="00076908">
      <w:pPr>
        <w:rPr>
          <w:rFonts w:ascii="Times New Roman" w:hAnsi="Times New Roman" w:cs="Times New Roman"/>
          <w:b/>
          <w:bCs/>
          <w:sz w:val="24"/>
          <w:szCs w:val="24"/>
        </w:rPr>
      </w:pP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5"/>
        <w:gridCol w:w="10249"/>
      </w:tblGrid>
      <w:tr w:rsidR="00076908" w:rsidRPr="00076908">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076908" w:rsidRPr="00076908" w:rsidRDefault="00076908" w:rsidP="00076908">
            <w:pPr>
              <w:numPr>
                <w:ilvl w:val="0"/>
                <w:numId w:val="4"/>
              </w:numPr>
              <w:rPr>
                <w:rFonts w:ascii="Times New Roman" w:hAnsi="Times New Roman" w:cs="Times New Roman"/>
                <w:b/>
                <w:bCs/>
                <w:sz w:val="24"/>
                <w:szCs w:val="24"/>
              </w:rPr>
            </w:pPr>
          </w:p>
        </w:tc>
        <w:tc>
          <w:tcPr>
            <w:tcW w:w="10249" w:type="dxa"/>
            <w:tcBorders>
              <w:top w:val="nil"/>
              <w:left w:val="nil"/>
              <w:bottom w:val="nil"/>
              <w:right w:val="nil"/>
            </w:tcBorders>
            <w:shd w:val="clear" w:color="auto" w:fill="F8EABA"/>
            <w:tcMar>
              <w:top w:w="60" w:type="dxa"/>
              <w:left w:w="216" w:type="dxa"/>
              <w:bottom w:w="60" w:type="dxa"/>
              <w:right w:w="21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Words to watch: </w:t>
            </w:r>
            <w:r w:rsidRPr="00076908">
              <w:rPr>
                <w:rFonts w:ascii="Times New Roman" w:hAnsi="Times New Roman" w:cs="Times New Roman"/>
                <w:b/>
                <w:bCs/>
                <w:i/>
                <w:iCs/>
                <w:sz w:val="24"/>
                <w:szCs w:val="24"/>
              </w:rPr>
              <w:t>boasts a</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vibrant</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rich</w:t>
            </w:r>
            <w:r w:rsidRPr="00076908">
              <w:rPr>
                <w:rFonts w:ascii="Times New Roman" w:hAnsi="Times New Roman" w:cs="Times New Roman"/>
                <w:b/>
                <w:bCs/>
                <w:sz w:val="24"/>
                <w:szCs w:val="24"/>
              </w:rPr>
              <w:t> (in the figurative sense), </w:t>
            </w:r>
            <w:r w:rsidRPr="00076908">
              <w:rPr>
                <w:rFonts w:ascii="Times New Roman" w:hAnsi="Times New Roman" w:cs="Times New Roman"/>
                <w:b/>
                <w:bCs/>
                <w:i/>
                <w:iCs/>
                <w:sz w:val="24"/>
                <w:szCs w:val="24"/>
              </w:rPr>
              <w:t>profound</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enhancing</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showcasing</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exemplifies</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commitment to</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natural beauty</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nestled</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in the heart of</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groundbreaking</w:t>
            </w:r>
            <w:r w:rsidRPr="00076908">
              <w:rPr>
                <w:rFonts w:ascii="Times New Roman" w:hAnsi="Times New Roman" w:cs="Times New Roman"/>
                <w:b/>
                <w:bCs/>
                <w:sz w:val="24"/>
                <w:szCs w:val="24"/>
              </w:rPr>
              <w:t> (in the figurative sense), </w:t>
            </w:r>
            <w:r w:rsidRPr="00076908">
              <w:rPr>
                <w:rFonts w:ascii="Times New Roman" w:hAnsi="Times New Roman" w:cs="Times New Roman"/>
                <w:b/>
                <w:bCs/>
                <w:i/>
                <w:iCs/>
                <w:sz w:val="24"/>
                <w:szCs w:val="24"/>
              </w:rPr>
              <w:t>renowned</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featuring</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diverse array</w:t>
            </w:r>
            <w:r w:rsidRPr="00076908">
              <w:rPr>
                <w:rFonts w:ascii="Times New Roman" w:hAnsi="Times New Roman" w:cs="Times New Roman"/>
                <w:b/>
                <w:bCs/>
                <w:sz w:val="24"/>
                <w:szCs w:val="24"/>
              </w:rPr>
              <w:t>,  ...</w:t>
            </w:r>
          </w:p>
        </w:tc>
      </w:tr>
    </w:tbl>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LLMs have serious problems keeping a neutral tone. Even when prompted to use an encyclopedic tone, and even when editors have no </w:t>
      </w:r>
      <w:hyperlink r:id="rId100" w:tooltip="Wikipedia:COI" w:history="1">
        <w:r w:rsidRPr="00076908">
          <w:rPr>
            <w:rStyle w:val="Hyperlink"/>
            <w:rFonts w:ascii="Times New Roman" w:hAnsi="Times New Roman" w:cs="Times New Roman"/>
            <w:sz w:val="24"/>
            <w:szCs w:val="24"/>
          </w:rPr>
          <w:t>promotional interest</w:t>
        </w:r>
      </w:hyperlink>
      <w:r w:rsidRPr="00076908">
        <w:rPr>
          <w:rFonts w:ascii="Times New Roman" w:hAnsi="Times New Roman" w:cs="Times New Roman"/>
          <w:sz w:val="24"/>
          <w:szCs w:val="24"/>
        </w:rPr>
        <w:t> in a topic, their output will often tend toward advertisement-like writing. This may happen when generating new text or rewriting existing text; they often insert promotional language while claiming they removed it.</w:t>
      </w:r>
    </w:p>
    <w:p w:rsidR="00076908" w:rsidRPr="00E537EA"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Note: Not all promotional or spammy writing is AI-generated. LLMs tend to over-use the same set of promotional phrases no matter what the topic. Also, older LLMs (e.g., GPT-4) tend to output more blatantly positive text than newer LLMs, which are more likely to be subtly positive.</w:t>
      </w:r>
    </w:p>
    <w:p w:rsidR="00076908" w:rsidRPr="00E537EA" w:rsidRDefault="00076908" w:rsidP="00076908">
      <w:pPr>
        <w:rPr>
          <w:rFonts w:ascii="Times New Roman" w:hAnsi="Times New Roman" w:cs="Times New Roman"/>
          <w:sz w:val="24"/>
          <w:szCs w:val="24"/>
        </w:rPr>
      </w:pP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Subtypes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When writing about something that could be considered "cultural heritage," LLMs </w:t>
      </w:r>
      <w:hyperlink r:id="rId101" w:anchor="Undue_emphasis_on_significance,_legacy,_and_broader_trends" w:history="1">
        <w:r w:rsidRPr="00076908">
          <w:rPr>
            <w:rStyle w:val="Hyperlink"/>
            <w:rFonts w:ascii="Times New Roman" w:hAnsi="Times New Roman" w:cs="Times New Roman"/>
            <w:sz w:val="24"/>
            <w:szCs w:val="24"/>
          </w:rPr>
          <w:t>constantly remind the reader of its importance</w:t>
        </w:r>
      </w:hyperlink>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Nestled within the breathtaking region of Gonder in Ethiopia, Alamata Raya Kobo stands as a vibrant town with a rich cultural heritage and a significant place within the Amhara region. From its scenic landscapes to its historical landmarks, Alamata Raya Kobo offers visitors a fascinating glimpse into the diverse tapestry of Ethiopia. In this article, we will explore the unique characteristics that make Alamata Raya Kobo a town worth visiting and shed light on its significance within the Amhara region.</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02"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03" w:tooltip="Alamata (woreda)" w:history="1">
        <w:r w:rsidRPr="00076908">
          <w:rPr>
            <w:rStyle w:val="Hyperlink"/>
            <w:rFonts w:ascii="Times New Roman" w:hAnsi="Times New Roman" w:cs="Times New Roman"/>
            <w:sz w:val="24"/>
            <w:szCs w:val="24"/>
          </w:rPr>
          <w:t>Alamata (woreda)</w:t>
        </w:r>
      </w:hyperlink>
      <w:r w:rsidRPr="00076908">
        <w:rPr>
          <w:rFonts w:ascii="Times New Roman" w:hAnsi="Times New Roman" w:cs="Times New Roman"/>
          <w:sz w:val="24"/>
          <w:szCs w:val="24"/>
        </w:rPr>
        <w:t>; this text also includes a </w:t>
      </w:r>
      <w:hyperlink r:id="rId104" w:tooltip="Wikipedia:FALSERANGE" w:history="1">
        <w:r w:rsidRPr="00076908">
          <w:rPr>
            <w:rStyle w:val="Hyperlink"/>
            <w:rFonts w:ascii="Times New Roman" w:hAnsi="Times New Roman" w:cs="Times New Roman"/>
            <w:sz w:val="24"/>
            <w:szCs w:val="24"/>
          </w:rPr>
          <w:t>false range</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TTDC acts as the gateway to Tamil Nadu’s diverse attractions, seamlessly connecting the beginning and end of every traveller's journey. It offers dependable, value-driven experiences that showcase the state’s rich history, spiritual heritage, and natural beauty.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05"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06" w:tooltip="Tamil Nadu Tourism Development Corporation" w:history="1">
        <w:r w:rsidRPr="00076908">
          <w:rPr>
            <w:rStyle w:val="Hyperlink"/>
            <w:rFonts w:ascii="Times New Roman" w:hAnsi="Times New Roman" w:cs="Times New Roman"/>
            <w:sz w:val="24"/>
            <w:szCs w:val="24"/>
          </w:rPr>
          <w:t>Tamil Nadu Tourism Development Corporation</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When writing about people or companies, LLMs will often adopt a press-release or commercial-esque tone.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These projects align with KQ's goals of reducing its environmental footprint, improving operational efficiency, and fostering community development through job creation. CEO Allan Kilavuka emphasized the airline's commitment to sustainability, customer focus, and Africa's prosperity through responsible corporate practices.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07" w:tooltip="Special:Diff/1259548187"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08" w:tooltip="Kenya Airways" w:history="1">
        <w:r w:rsidRPr="00076908">
          <w:rPr>
            <w:rStyle w:val="Hyperlink"/>
            <w:rFonts w:ascii="Times New Roman" w:hAnsi="Times New Roman" w:cs="Times New Roman"/>
            <w:sz w:val="24"/>
            <w:szCs w:val="24"/>
          </w:rPr>
          <w:t>Kenya Airways</w:t>
        </w:r>
      </w:hyperlink>
      <w:r w:rsidRPr="00076908">
        <w:rPr>
          <w:rFonts w:ascii="Times New Roman" w:hAnsi="Times New Roman" w:cs="Times New Roman"/>
          <w:sz w:val="24"/>
          <w:szCs w:val="24"/>
        </w:rPr>
        <w:t>; note the multiple </w:t>
      </w:r>
      <w:hyperlink r:id="rId109" w:anchor="Superficial_analyses" w:history="1">
        <w:r w:rsidRPr="00076908">
          <w:rPr>
            <w:rStyle w:val="Hyperlink"/>
            <w:rFonts w:ascii="Times New Roman" w:hAnsi="Times New Roman" w:cs="Times New Roman"/>
            <w:sz w:val="24"/>
            <w:szCs w:val="24"/>
          </w:rPr>
          <w:t>superficial analyses</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SOLLEI’s exterior design communicates a powerful emotional presence, staying true to Cadillac's signature bold proportions. Its low, elongated silhouette is highlighted by a wide stance and an extended coupe door, which enhances accessibility to the spacious rear cabin. Smooth, uninterrupted surfaces and a pronounced A-line accentuate the vehicle’s overall length, while a sleek, low tail imparts a sense of refined dynamism. A mid-body line runs seamlessly from the headlamps to the taillights, reinforcing the car’s cohesive and elegant design. Traditional door handles have been replaced with discrete buttons, preserving the vehicle’s clean and modern profile. In a nod to Cadillac’s legacy of bold color choices, the exterior is finished in "Manila Cream"—a distinctive hue originally offered in 1957 and 1958. This heritage color has been thoughtfully revived and hand-painted by Cadillac artisans, showcasing the brand’s dedication to craftsmanship and historical reverence.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10" w:tooltip="Special:Diff/1285549984"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11" w:tooltip="Cadillac Sollei" w:history="1">
        <w:r w:rsidRPr="00076908">
          <w:rPr>
            <w:rStyle w:val="Hyperlink"/>
            <w:rFonts w:ascii="Times New Roman" w:hAnsi="Times New Roman" w:cs="Times New Roman"/>
            <w:sz w:val="24"/>
            <w:szCs w:val="24"/>
          </w:rPr>
          <w:t>Cadillac Sollei</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Vague attributions and overgeneralization of opinions</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5"/>
        <w:gridCol w:w="10299"/>
      </w:tblGrid>
      <w:tr w:rsidR="00076908" w:rsidRPr="00076908">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076908" w:rsidRPr="00076908" w:rsidRDefault="00076908" w:rsidP="00076908">
            <w:pPr>
              <w:numPr>
                <w:ilvl w:val="0"/>
                <w:numId w:val="5"/>
              </w:numPr>
              <w:rPr>
                <w:rFonts w:ascii="Times New Roman" w:hAnsi="Times New Roman" w:cs="Times New Roman"/>
                <w:b/>
                <w:bCs/>
                <w:sz w:val="24"/>
                <w:szCs w:val="24"/>
              </w:rPr>
            </w:pPr>
          </w:p>
        </w:tc>
        <w:tc>
          <w:tcPr>
            <w:tcW w:w="10396" w:type="dxa"/>
            <w:tcBorders>
              <w:top w:val="nil"/>
              <w:left w:val="nil"/>
              <w:bottom w:val="nil"/>
              <w:right w:val="nil"/>
            </w:tcBorders>
            <w:shd w:val="clear" w:color="auto" w:fill="F8EABA"/>
            <w:tcMar>
              <w:top w:w="60" w:type="dxa"/>
              <w:left w:w="216" w:type="dxa"/>
              <w:bottom w:w="60" w:type="dxa"/>
              <w:right w:w="21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Words to watch: </w:t>
            </w:r>
            <w:r w:rsidRPr="00076908">
              <w:rPr>
                <w:rFonts w:ascii="Times New Roman" w:hAnsi="Times New Roman" w:cs="Times New Roman"/>
                <w:b/>
                <w:bCs/>
                <w:i/>
                <w:iCs/>
                <w:sz w:val="24"/>
                <w:szCs w:val="24"/>
              </w:rPr>
              <w:t>Industry reports</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Observers have cited</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Experts argue</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Some critics argue</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several sources/publications</w:t>
            </w:r>
            <w:r w:rsidRPr="00076908">
              <w:rPr>
                <w:rFonts w:ascii="Times New Roman" w:hAnsi="Times New Roman" w:cs="Times New Roman"/>
                <w:b/>
                <w:bCs/>
                <w:sz w:val="24"/>
                <w:szCs w:val="24"/>
              </w:rPr>
              <w:t> (when only few sources are cited), </w:t>
            </w:r>
            <w:r w:rsidRPr="00076908">
              <w:rPr>
                <w:rFonts w:ascii="Times New Roman" w:hAnsi="Times New Roman" w:cs="Times New Roman"/>
                <w:b/>
                <w:bCs/>
                <w:i/>
                <w:iCs/>
                <w:sz w:val="24"/>
                <w:szCs w:val="24"/>
              </w:rPr>
              <w:t>such as</w:t>
            </w:r>
            <w:r w:rsidRPr="00076908">
              <w:rPr>
                <w:rFonts w:ascii="Times New Roman" w:hAnsi="Times New Roman" w:cs="Times New Roman"/>
                <w:b/>
                <w:bCs/>
                <w:sz w:val="24"/>
                <w:szCs w:val="24"/>
              </w:rPr>
              <w:t> (before exhaustive word lists),  ...</w:t>
            </w:r>
          </w:p>
        </w:tc>
      </w:tr>
    </w:tbl>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AI chatbots tend to attribute opinions or claims to some vague authority—a practice called </w:t>
      </w:r>
      <w:hyperlink r:id="rId112" w:tooltip="Weasel wording" w:history="1">
        <w:r w:rsidRPr="00076908">
          <w:rPr>
            <w:rStyle w:val="Hyperlink"/>
            <w:rFonts w:ascii="Times New Roman" w:hAnsi="Times New Roman" w:cs="Times New Roman"/>
            <w:sz w:val="24"/>
            <w:szCs w:val="24"/>
          </w:rPr>
          <w:t>weasel wording</w:t>
        </w:r>
      </w:hyperlink>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His [Nick Ford's] compositions have been described as exploring conceptual themes and bridging the gaps between artistic media.</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13" w:tooltip="Special:Diff/1297297193"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14" w:tooltip="Draft:Nick Ford (musician) (page does not exist)" w:history="1">
        <w:r w:rsidRPr="00076908">
          <w:rPr>
            <w:rStyle w:val="Hyperlink"/>
            <w:rFonts w:ascii="Times New Roman" w:hAnsi="Times New Roman" w:cs="Times New Roman"/>
            <w:sz w:val="24"/>
            <w:szCs w:val="24"/>
          </w:rPr>
          <w:t>Draft:Nick Ford (musician)</w:t>
        </w:r>
      </w:hyperlink>
      <w:r w:rsidRPr="00076908">
        <w:rPr>
          <w:rFonts w:ascii="Times New Roman" w:hAnsi="Times New Roman" w:cs="Times New Roman"/>
          <w:sz w:val="24"/>
          <w:szCs w:val="24"/>
        </w:rPr>
        <w:t>. Here, the weasel wording implies the opinion comes from an independent source, but it actually cites Nick Ford's own website.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Due to its unique characteristics, the Haolai River is of interest to researchers and conservationists. Efforts are ongoing to monitor its ecological health and preserve the surrounding grassland environment, which is part of a larger initiative to protect China’s semi-arid ecosystems from degradation.</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15" w:tooltip="Special:Diff/1295362066"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16" w:tooltip="Haolai River" w:history="1">
        <w:r w:rsidRPr="00076908">
          <w:rPr>
            <w:rStyle w:val="Hyperlink"/>
            <w:rFonts w:ascii="Times New Roman" w:hAnsi="Times New Roman" w:cs="Times New Roman"/>
            <w:sz w:val="24"/>
            <w:szCs w:val="24"/>
          </w:rPr>
          <w:t>Haolai River</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Kwararafa (Kororofa) confederacy is described in scholarship as a shifting </w:t>
      </w:r>
      <w:hyperlink r:id="rId117" w:tooltip="Benue valley" w:history="1">
        <w:r w:rsidRPr="00076908">
          <w:rPr>
            <w:rStyle w:val="Hyperlink"/>
            <w:rFonts w:ascii="Times New Roman" w:hAnsi="Times New Roman" w:cs="Times New Roman"/>
            <w:sz w:val="24"/>
            <w:szCs w:val="24"/>
          </w:rPr>
          <w:t>Benue valley</w:t>
        </w:r>
      </w:hyperlink>
      <w:r w:rsidRPr="00076908">
        <w:rPr>
          <w:rFonts w:ascii="Times New Roman" w:hAnsi="Times New Roman" w:cs="Times New Roman"/>
          <w:sz w:val="24"/>
          <w:szCs w:val="24"/>
        </w:rPr>
        <w:t> coalition led by </w:t>
      </w:r>
      <w:hyperlink r:id="rId118" w:tooltip="Jukun" w:history="1">
        <w:r w:rsidRPr="00076908">
          <w:rPr>
            <w:rStyle w:val="Hyperlink"/>
            <w:rFonts w:ascii="Times New Roman" w:hAnsi="Times New Roman" w:cs="Times New Roman"/>
            <w:sz w:val="24"/>
            <w:szCs w:val="24"/>
          </w:rPr>
          <w:t>Jukun</w:t>
        </w:r>
      </w:hyperlink>
      <w:r w:rsidRPr="00076908">
        <w:rPr>
          <w:rFonts w:ascii="Times New Roman" w:hAnsi="Times New Roman" w:cs="Times New Roman"/>
          <w:sz w:val="24"/>
          <w:szCs w:val="24"/>
        </w:rPr>
        <w:t> groups and incorporating a range of </w:t>
      </w:r>
      <w:hyperlink r:id="rId119" w:tooltip="Middle Belt" w:history="1">
        <w:r w:rsidRPr="00076908">
          <w:rPr>
            <w:rStyle w:val="Hyperlink"/>
            <w:rFonts w:ascii="Times New Roman" w:hAnsi="Times New Roman" w:cs="Times New Roman"/>
            <w:sz w:val="24"/>
            <w:szCs w:val="24"/>
          </w:rPr>
          <w:t>Middle Belt</w:t>
        </w:r>
      </w:hyperlink>
      <w:r w:rsidRPr="00076908">
        <w:rPr>
          <w:rFonts w:ascii="Times New Roman" w:hAnsi="Times New Roman" w:cs="Times New Roman"/>
          <w:sz w:val="24"/>
          <w:szCs w:val="24"/>
        </w:rPr>
        <w:t> peoples. Because much of the historical record derives from </w:t>
      </w:r>
      <w:hyperlink r:id="rId120" w:tooltip="Hausa" w:history="1">
        <w:r w:rsidRPr="00076908">
          <w:rPr>
            <w:rStyle w:val="Hyperlink"/>
            <w:rFonts w:ascii="Times New Roman" w:hAnsi="Times New Roman" w:cs="Times New Roman"/>
            <w:sz w:val="24"/>
            <w:szCs w:val="24"/>
          </w:rPr>
          <w:t>Hausa</w:t>
        </w:r>
      </w:hyperlink>
      <w:r w:rsidRPr="00076908">
        <w:rPr>
          <w:rFonts w:ascii="Times New Roman" w:hAnsi="Times New Roman" w:cs="Times New Roman"/>
          <w:sz w:val="24"/>
          <w:szCs w:val="24"/>
        </w:rPr>
        <w:t> chronicles, Bornu sources and oral tradition, modern researchers treat Kwararafa as a fluid political and cultural formation rather than a fixed state.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21" w:tooltip="Special:Diff/1323819205"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22" w:tooltip="Kwararafa Confederacy" w:history="1">
        <w:r w:rsidRPr="00076908">
          <w:rPr>
            <w:rStyle w:val="Hyperlink"/>
            <w:rFonts w:ascii="Times New Roman" w:hAnsi="Times New Roman" w:cs="Times New Roman"/>
            <w:sz w:val="24"/>
            <w:szCs w:val="24"/>
          </w:rPr>
          <w:t>Kwararafa Confederacy</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AI chatbots also commonly exaggerate the quantity of sources that these opinions are attributed to. They may present views from one or two sources as widely held (often combined with the vague attributions above), mention the existence or opinion of multiple "reviewers" or "scholars" while only citing one person, or imply that lists of examples are non-exhaustive when the sources give no indication that other examples exist.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band's rise has often centered on Zardoya's bilingual lyrics and cultural background, which several publications have cited as "bridging worlds through music."</w:t>
      </w:r>
      <w:hyperlink r:id="rId123" w:anchor="cite_note-LATimes-9" w:history="1">
        <w:r w:rsidRPr="00076908">
          <w:rPr>
            <w:rStyle w:val="Hyperlink"/>
            <w:rFonts w:ascii="Times New Roman" w:hAnsi="Times New Roman" w:cs="Times New Roman"/>
            <w:sz w:val="24"/>
            <w:szCs w:val="24"/>
            <w:vertAlign w:val="superscript"/>
          </w:rPr>
          <w:t>[overgen 1]</w:t>
        </w:r>
      </w:hyperlink>
      <w:hyperlink r:id="rId124" w:anchor="cite_note-TIME-10" w:history="1">
        <w:r w:rsidRPr="00076908">
          <w:rPr>
            <w:rStyle w:val="Hyperlink"/>
            <w:rFonts w:ascii="Times New Roman" w:hAnsi="Times New Roman" w:cs="Times New Roman"/>
            <w:sz w:val="24"/>
            <w:szCs w:val="24"/>
            <w:vertAlign w:val="superscript"/>
          </w:rPr>
          <w:t>[overgen 2]</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25" w:tooltip="María Zardoya" w:history="1">
        <w:r w:rsidRPr="00076908">
          <w:rPr>
            <w:rStyle w:val="Hyperlink"/>
            <w:rFonts w:ascii="Times New Roman" w:hAnsi="Times New Roman" w:cs="Times New Roman"/>
            <w:sz w:val="24"/>
            <w:szCs w:val="24"/>
          </w:rPr>
          <w:t>María Zardoya</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Toy industry publications such as </w:t>
      </w:r>
      <w:r w:rsidRPr="00076908">
        <w:rPr>
          <w:rFonts w:ascii="Times New Roman" w:hAnsi="Times New Roman" w:cs="Times New Roman"/>
          <w:i/>
          <w:iCs/>
          <w:sz w:val="24"/>
          <w:szCs w:val="24"/>
        </w:rPr>
        <w:t>The Toy Insider</w:t>
      </w:r>
      <w:r w:rsidRPr="00076908">
        <w:rPr>
          <w:rFonts w:ascii="Times New Roman" w:hAnsi="Times New Roman" w:cs="Times New Roman"/>
          <w:sz w:val="24"/>
          <w:szCs w:val="24"/>
        </w:rPr>
        <w:t> and </w:t>
      </w:r>
      <w:r w:rsidRPr="00076908">
        <w:rPr>
          <w:rFonts w:ascii="Times New Roman" w:hAnsi="Times New Roman" w:cs="Times New Roman"/>
          <w:i/>
          <w:iCs/>
          <w:sz w:val="24"/>
          <w:szCs w:val="24"/>
        </w:rPr>
        <w:t>Mojo Nation</w:t>
      </w:r>
      <w:r w:rsidRPr="00076908">
        <w:rPr>
          <w:rFonts w:ascii="Times New Roman" w:hAnsi="Times New Roman" w:cs="Times New Roman"/>
          <w:sz w:val="24"/>
          <w:szCs w:val="24"/>
        </w:rPr>
        <w:t> have presented Rubik's WOWCube as a STEM-oriented platform that brings the Rubik's Cube "into the future" with motion controls and an open software ecosystem.</w:t>
      </w:r>
      <w:hyperlink r:id="rId126" w:anchor="cite_note-ToyInsider2025-11" w:history="1">
        <w:r w:rsidRPr="00076908">
          <w:rPr>
            <w:rStyle w:val="Hyperlink"/>
            <w:rFonts w:ascii="Times New Roman" w:hAnsi="Times New Roman" w:cs="Times New Roman"/>
            <w:sz w:val="24"/>
            <w:szCs w:val="24"/>
            <w:vertAlign w:val="superscript"/>
          </w:rPr>
          <w:t>[overgen 3]</w:t>
        </w:r>
      </w:hyperlink>
      <w:hyperlink r:id="rId127" w:anchor="cite_note-Mojo2025-12" w:history="1">
        <w:r w:rsidRPr="00076908">
          <w:rPr>
            <w:rStyle w:val="Hyperlink"/>
            <w:rFonts w:ascii="Times New Roman" w:hAnsi="Times New Roman" w:cs="Times New Roman"/>
            <w:sz w:val="24"/>
            <w:szCs w:val="24"/>
            <w:vertAlign w:val="superscript"/>
          </w:rPr>
          <w:t>[overgen 4]</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28" w:tooltip="Rubik's WOWCube" w:history="1">
        <w:r w:rsidRPr="00076908">
          <w:rPr>
            <w:rStyle w:val="Hyperlink"/>
            <w:rFonts w:ascii="Times New Roman" w:hAnsi="Times New Roman" w:cs="Times New Roman"/>
            <w:sz w:val="24"/>
            <w:szCs w:val="24"/>
          </w:rPr>
          <w:t>Rubik's WOWCube</w:t>
        </w:r>
      </w:hyperlink>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References</w:t>
      </w:r>
    </w:p>
    <w:p w:rsidR="00076908" w:rsidRPr="00076908" w:rsidRDefault="00076908" w:rsidP="00076908">
      <w:pPr>
        <w:numPr>
          <w:ilvl w:val="0"/>
          <w:numId w:val="6"/>
        </w:numPr>
        <w:rPr>
          <w:rFonts w:ascii="Times New Roman" w:hAnsi="Times New Roman" w:cs="Times New Roman"/>
          <w:sz w:val="24"/>
          <w:szCs w:val="24"/>
        </w:rPr>
      </w:pPr>
      <w:r w:rsidRPr="00076908">
        <w:rPr>
          <w:rFonts w:ascii="Times New Roman" w:hAnsi="Times New Roman" w:cs="Times New Roman"/>
          <w:sz w:val="24"/>
          <w:szCs w:val="24"/>
        </w:rPr>
        <w:t> </w:t>
      </w:r>
      <w:r w:rsidRPr="00076908">
        <w:rPr>
          <w:rFonts w:ascii="Times New Roman" w:hAnsi="Times New Roman" w:cs="Times New Roman"/>
          <w:i/>
          <w:iCs/>
          <w:sz w:val="24"/>
          <w:szCs w:val="24"/>
        </w:rPr>
        <w:t>Rodriguez, Suzy Exposito (August 29, 2024). </w:t>
      </w:r>
      <w:hyperlink r:id="rId129" w:history="1">
        <w:r w:rsidRPr="00076908">
          <w:rPr>
            <w:rStyle w:val="Hyperlink"/>
            <w:rFonts w:ascii="Times New Roman" w:hAnsi="Times New Roman" w:cs="Times New Roman"/>
            <w:i/>
            <w:iCs/>
            <w:sz w:val="24"/>
            <w:szCs w:val="24"/>
          </w:rPr>
          <w:t>"María Zardoya, of the Marías, chooses to relive her breakup every night"</w:t>
        </w:r>
      </w:hyperlink>
      <w:r w:rsidRPr="00076908">
        <w:rPr>
          <w:rFonts w:ascii="Times New Roman" w:hAnsi="Times New Roman" w:cs="Times New Roman"/>
          <w:i/>
          <w:iCs/>
          <w:sz w:val="24"/>
          <w:szCs w:val="24"/>
        </w:rPr>
        <w:t>. Los Angeles Times. Retrieved December 5, 2025.</w:t>
      </w:r>
    </w:p>
    <w:p w:rsidR="00076908" w:rsidRPr="00076908" w:rsidRDefault="00076908" w:rsidP="00076908">
      <w:pPr>
        <w:numPr>
          <w:ilvl w:val="0"/>
          <w:numId w:val="6"/>
        </w:numPr>
        <w:rPr>
          <w:rFonts w:ascii="Times New Roman" w:hAnsi="Times New Roman" w:cs="Times New Roman"/>
          <w:sz w:val="24"/>
          <w:szCs w:val="24"/>
        </w:rPr>
      </w:pPr>
      <w:r w:rsidRPr="00076908">
        <w:rPr>
          <w:rFonts w:ascii="Times New Roman" w:hAnsi="Times New Roman" w:cs="Times New Roman"/>
          <w:sz w:val="24"/>
          <w:szCs w:val="24"/>
        </w:rPr>
        <w:t> </w:t>
      </w:r>
      <w:r w:rsidRPr="00076908">
        <w:rPr>
          <w:rFonts w:ascii="Times New Roman" w:hAnsi="Times New Roman" w:cs="Times New Roman"/>
          <w:i/>
          <w:iCs/>
          <w:sz w:val="24"/>
          <w:szCs w:val="24"/>
        </w:rPr>
        <w:t>Lopez, Julyssa (September 12, 2024). </w:t>
      </w:r>
      <w:hyperlink r:id="rId130" w:history="1">
        <w:r w:rsidRPr="00076908">
          <w:rPr>
            <w:rStyle w:val="Hyperlink"/>
            <w:rFonts w:ascii="Times New Roman" w:hAnsi="Times New Roman" w:cs="Times New Roman"/>
            <w:i/>
            <w:iCs/>
            <w:sz w:val="24"/>
            <w:szCs w:val="24"/>
          </w:rPr>
          <w:t>"María Zardoya Is Bridging Worlds Through Music"</w:t>
        </w:r>
      </w:hyperlink>
      <w:r w:rsidRPr="00076908">
        <w:rPr>
          <w:rFonts w:ascii="Times New Roman" w:hAnsi="Times New Roman" w:cs="Times New Roman"/>
          <w:i/>
          <w:iCs/>
          <w:sz w:val="24"/>
          <w:szCs w:val="24"/>
        </w:rPr>
        <w:t>. Time Magazine. Retrieved December 5, 2025.</w:t>
      </w:r>
    </w:p>
    <w:p w:rsidR="00076908" w:rsidRPr="00076908" w:rsidRDefault="00076908" w:rsidP="00076908">
      <w:pPr>
        <w:numPr>
          <w:ilvl w:val="0"/>
          <w:numId w:val="6"/>
        </w:numPr>
        <w:rPr>
          <w:rFonts w:ascii="Times New Roman" w:hAnsi="Times New Roman" w:cs="Times New Roman"/>
          <w:sz w:val="24"/>
          <w:szCs w:val="24"/>
        </w:rPr>
      </w:pPr>
      <w:r w:rsidRPr="00076908">
        <w:rPr>
          <w:rFonts w:ascii="Times New Roman" w:hAnsi="Times New Roman" w:cs="Times New Roman"/>
          <w:sz w:val="24"/>
          <w:szCs w:val="24"/>
        </w:rPr>
        <w:t> </w:t>
      </w:r>
      <w:hyperlink r:id="rId131" w:history="1">
        <w:r w:rsidRPr="00076908">
          <w:rPr>
            <w:rStyle w:val="Hyperlink"/>
            <w:rFonts w:ascii="Times New Roman" w:hAnsi="Times New Roman" w:cs="Times New Roman"/>
            <w:i/>
            <w:iCs/>
            <w:sz w:val="24"/>
            <w:szCs w:val="24"/>
          </w:rPr>
          <w:t>"Rubik's WOWCube"</w:t>
        </w:r>
      </w:hyperlink>
      <w:r w:rsidRPr="00076908">
        <w:rPr>
          <w:rFonts w:ascii="Times New Roman" w:hAnsi="Times New Roman" w:cs="Times New Roman"/>
          <w:i/>
          <w:iCs/>
          <w:sz w:val="24"/>
          <w:szCs w:val="24"/>
        </w:rPr>
        <w:t>. The Toy Insider. October 31, 2025. Retrieved December 2, 2025.</w:t>
      </w:r>
    </w:p>
    <w:p w:rsidR="00076908" w:rsidRPr="00076908" w:rsidRDefault="00076908" w:rsidP="00076908">
      <w:pPr>
        <w:numPr>
          <w:ilvl w:val="0"/>
          <w:numId w:val="6"/>
        </w:numPr>
        <w:rPr>
          <w:rFonts w:ascii="Times New Roman" w:hAnsi="Times New Roman" w:cs="Times New Roman"/>
          <w:sz w:val="24"/>
          <w:szCs w:val="24"/>
        </w:rPr>
      </w:pPr>
      <w:r w:rsidRPr="00076908">
        <w:rPr>
          <w:rFonts w:ascii="Times New Roman" w:hAnsi="Times New Roman" w:cs="Times New Roman"/>
          <w:sz w:val="24"/>
          <w:szCs w:val="24"/>
        </w:rPr>
        <w:t> </w:t>
      </w:r>
      <w:hyperlink r:id="rId132" w:history="1">
        <w:r w:rsidRPr="00076908">
          <w:rPr>
            <w:rStyle w:val="Hyperlink"/>
            <w:rFonts w:ascii="Times New Roman" w:hAnsi="Times New Roman" w:cs="Times New Roman"/>
            <w:i/>
            <w:iCs/>
            <w:sz w:val="24"/>
            <w:szCs w:val="24"/>
          </w:rPr>
          <w:t>"Cubios Inc teams with Spin Master for Rubik's WOWCube gaming platform"</w:t>
        </w:r>
      </w:hyperlink>
      <w:r w:rsidRPr="00076908">
        <w:rPr>
          <w:rFonts w:ascii="Times New Roman" w:hAnsi="Times New Roman" w:cs="Times New Roman"/>
          <w:i/>
          <w:iCs/>
          <w:sz w:val="24"/>
          <w:szCs w:val="24"/>
        </w:rPr>
        <w:t>. Mojo Nation. July 26, 2025. Retrieved December 2, 2025.</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Outline-like conclusions about challenges and future prospects</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4"/>
        <w:gridCol w:w="10300"/>
      </w:tblGrid>
      <w:tr w:rsidR="00076908" w:rsidRPr="00076908">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076908" w:rsidRPr="00076908" w:rsidRDefault="00076908" w:rsidP="00076908">
            <w:pPr>
              <w:rPr>
                <w:rFonts w:ascii="Times New Roman" w:hAnsi="Times New Roman" w:cs="Times New Roman"/>
                <w:sz w:val="24"/>
                <w:szCs w:val="24"/>
              </w:rPr>
            </w:pPr>
          </w:p>
        </w:tc>
        <w:tc>
          <w:tcPr>
            <w:tcW w:w="10920" w:type="dxa"/>
            <w:tcBorders>
              <w:top w:val="nil"/>
              <w:left w:val="nil"/>
              <w:bottom w:val="nil"/>
              <w:right w:val="nil"/>
            </w:tcBorders>
            <w:shd w:val="clear" w:color="auto" w:fill="F8EABA"/>
            <w:tcMar>
              <w:top w:w="60" w:type="dxa"/>
              <w:left w:w="216" w:type="dxa"/>
              <w:bottom w:w="60" w:type="dxa"/>
              <w:right w:w="21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Words to watch: </w:t>
            </w:r>
            <w:r w:rsidRPr="00076908">
              <w:rPr>
                <w:rFonts w:ascii="Times New Roman" w:hAnsi="Times New Roman" w:cs="Times New Roman"/>
                <w:b/>
                <w:bCs/>
                <w:i/>
                <w:iCs/>
                <w:sz w:val="24"/>
                <w:szCs w:val="24"/>
              </w:rPr>
              <w:t>Despite its... faces several challenges...</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Despite these challenges</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Challenges and Legacy</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Future Outlook</w:t>
            </w:r>
            <w:r w:rsidRPr="00076908">
              <w:rPr>
                <w:rFonts w:ascii="Times New Roman" w:hAnsi="Times New Roman" w:cs="Times New Roman"/>
                <w:b/>
                <w:bCs/>
                <w:sz w:val="24"/>
                <w:szCs w:val="24"/>
              </w:rPr>
              <w:t> ...</w:t>
            </w:r>
          </w:p>
        </w:tc>
      </w:tr>
    </w:tbl>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Many LLM-generated Wikipedia articles include a "Challenges" section, which typically begins with a sentence like "Despite its [positive/promotional words], [article subject] faces challenges..." and ends with either a vaguely positive assessment of the article subject,</w:t>
      </w:r>
      <w:hyperlink r:id="rId133" w:anchor="cite_note-Russell-2" w:history="1">
        <w:r w:rsidRPr="00076908">
          <w:rPr>
            <w:rStyle w:val="Hyperlink"/>
            <w:rFonts w:ascii="Times New Roman" w:hAnsi="Times New Roman" w:cs="Times New Roman"/>
            <w:sz w:val="24"/>
            <w:szCs w:val="24"/>
            <w:vertAlign w:val="superscript"/>
          </w:rPr>
          <w:t>[1]</w:t>
        </w:r>
      </w:hyperlink>
      <w:r w:rsidRPr="00076908">
        <w:rPr>
          <w:rFonts w:ascii="Times New Roman" w:hAnsi="Times New Roman" w:cs="Times New Roman"/>
          <w:sz w:val="24"/>
          <w:szCs w:val="24"/>
        </w:rPr>
        <w:t> or speculation about how ongoing or potential initiatives could benefit the subject. Such paragraphs usually appear at the end of articles with a rigid outline structure, which may also include a separate section for "Future Prospects."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Note: This sign is about the rigid formula, not simply the mention of challenges or challenging.</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Despite its industrial and residential prosperity, Korattur faces challenges typical of urban areas, including[...] With its strategic location and ongoing initiatives, Korattur continues to thrive as an integral part of the Ambattur industrial zone, embodying the synergy between industry and residential living.</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34"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35" w:tooltip="Korattur" w:history="1">
        <w:r w:rsidRPr="00076908">
          <w:rPr>
            <w:rStyle w:val="Hyperlink"/>
            <w:rFonts w:ascii="Times New Roman" w:hAnsi="Times New Roman" w:cs="Times New Roman"/>
            <w:sz w:val="24"/>
            <w:szCs w:val="24"/>
          </w:rPr>
          <w:t>Korattur</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Despite its success, the Panama Canal faces challenges, including[...] Future investments in technology, such as automated navigation systems, and potential further expansions could enhance the canal’s efficiency and maintain its relevance in global trade.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36"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37" w:tooltip="Panama Canal" w:history="1">
        <w:r w:rsidRPr="00076908">
          <w:rPr>
            <w:rStyle w:val="Hyperlink"/>
            <w:rFonts w:ascii="Times New Roman" w:hAnsi="Times New Roman" w:cs="Times New Roman"/>
            <w:sz w:val="24"/>
            <w:szCs w:val="24"/>
          </w:rPr>
          <w:t>Panama Canal</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Despite their promising applications, pyroelectric materials face several challenges that must be addressed for broader adoption. One key limitation is[...] Despite these challenges, the versatility of pyroelectric materials positions them as critical components for sustainable energy solutions and next-generation sensor technologies.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38" w:tooltip="Special:Diff/1277706730"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39" w:tooltip="Pyroelectricity" w:history="1">
        <w:r w:rsidRPr="00076908">
          <w:rPr>
            <w:rStyle w:val="Hyperlink"/>
            <w:rFonts w:ascii="Times New Roman" w:hAnsi="Times New Roman" w:cs="Times New Roman"/>
            <w:sz w:val="24"/>
            <w:szCs w:val="24"/>
          </w:rPr>
          <w:t>Pyroelectricity</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future of hydrocarbon economies faces several challenges, including[...] This section would speculate on potential developments and the changing landscape of global energy.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40"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41" w:tooltip="Hydrocarbon economy" w:history="1">
        <w:r w:rsidRPr="00076908">
          <w:rPr>
            <w:rStyle w:val="Hyperlink"/>
            <w:rFonts w:ascii="Times New Roman" w:hAnsi="Times New Roman" w:cs="Times New Roman"/>
            <w:sz w:val="24"/>
            <w:szCs w:val="24"/>
          </w:rPr>
          <w:t>Hydrocarbon economy</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Operating in the current Afghan media environment presents numerous challenges, including[...] Despite these challenges, Amu TV has managed to continue to provide a vital service to the Afghan population​​.</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— From </w:t>
      </w:r>
      <w:hyperlink r:id="rId142" w:tooltip="Special:Diff/1241301672"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43" w:tooltip="Amu Television" w:history="1">
        <w:r w:rsidRPr="00076908">
          <w:rPr>
            <w:rStyle w:val="Hyperlink"/>
            <w:rFonts w:ascii="Times New Roman" w:hAnsi="Times New Roman" w:cs="Times New Roman"/>
            <w:sz w:val="24"/>
            <w:szCs w:val="24"/>
          </w:rPr>
          <w:t>Amu Television</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For example, while the methodology supports transdisciplinary collaboration in principle, applying it effectively in large, heterogeneous teams can be challenging. [...] SCE continues to evolve in response to these challenges.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44" w:tooltip="Special:Diff/1297629115"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45" w:tooltip="Draft:Socio-cognitive engineering" w:history="1">
        <w:r w:rsidRPr="00076908">
          <w:rPr>
            <w:rStyle w:val="Hyperlink"/>
            <w:rFonts w:ascii="Times New Roman" w:hAnsi="Times New Roman" w:cs="Times New Roman"/>
            <w:sz w:val="24"/>
            <w:szCs w:val="24"/>
          </w:rPr>
          <w:t>Draft:Socio-cognitive engineering</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Leads treating Wikipedia lists or broad article titles as proper nouns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In AI-generated articles about topics with a title that is not a </w:t>
      </w:r>
      <w:hyperlink r:id="rId146" w:tooltip="Proper name" w:history="1">
        <w:r w:rsidRPr="00076908">
          <w:rPr>
            <w:rStyle w:val="Hyperlink"/>
            <w:rFonts w:ascii="Times New Roman" w:hAnsi="Times New Roman" w:cs="Times New Roman"/>
            <w:sz w:val="24"/>
            <w:szCs w:val="24"/>
          </w:rPr>
          <w:t>proper name</w:t>
        </w:r>
      </w:hyperlink>
      <w:r w:rsidRPr="00076908">
        <w:rPr>
          <w:rFonts w:ascii="Times New Roman" w:hAnsi="Times New Roman" w:cs="Times New Roman"/>
          <w:sz w:val="24"/>
          <w:szCs w:val="24"/>
        </w:rPr>
        <w:t>, such as a </w:t>
      </w:r>
      <w:hyperlink r:id="rId147" w:tooltip="Wikipedia:Manual of Style/Lists" w:history="1">
        <w:r w:rsidRPr="00076908">
          <w:rPr>
            <w:rStyle w:val="Hyperlink"/>
            <w:rFonts w:ascii="Times New Roman" w:hAnsi="Times New Roman" w:cs="Times New Roman"/>
            <w:sz w:val="24"/>
            <w:szCs w:val="24"/>
          </w:rPr>
          <w:t>list</w:t>
        </w:r>
      </w:hyperlink>
      <w:r w:rsidRPr="00076908">
        <w:rPr>
          <w:rFonts w:ascii="Times New Roman" w:hAnsi="Times New Roman" w:cs="Times New Roman"/>
          <w:sz w:val="24"/>
          <w:szCs w:val="24"/>
        </w:rPr>
        <w:t>, the first sentence of the lead may introduce and/or define the article's title as if it were a standalone real-world entity. While the </w:t>
      </w:r>
      <w:hyperlink r:id="rId148" w:anchor="Format_of_the_first_sentence" w:tooltip="Wikipedia:Manual of Style/Lead section" w:history="1">
        <w:r w:rsidRPr="00076908">
          <w:rPr>
            <w:rStyle w:val="Hyperlink"/>
            <w:rFonts w:ascii="Times New Roman" w:hAnsi="Times New Roman" w:cs="Times New Roman"/>
            <w:sz w:val="24"/>
            <w:szCs w:val="24"/>
          </w:rPr>
          <w:t>MOS</w:t>
        </w:r>
      </w:hyperlink>
      <w:r w:rsidRPr="00076908">
        <w:rPr>
          <w:rFonts w:ascii="Times New Roman" w:hAnsi="Times New Roman" w:cs="Times New Roman"/>
          <w:sz w:val="24"/>
          <w:szCs w:val="24"/>
        </w:rPr>
        <w:t> does allow such titles to be included at the beginning of the lead "in a natural way," these AI leads tend not to be so natural.</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Effects of Foreign language anxiety on Learning" refers to the feelings of tension, nervousness, and apprehension experienced when learning or using a language other than one’s native tongue.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49" w:tooltip="Special:Diff/1317905539"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50" w:tooltip="Draft:The Effects of Foreign Language Anxiety on Learning" w:history="1">
        <w:r w:rsidRPr="00076908">
          <w:rPr>
            <w:rStyle w:val="Hyperlink"/>
            <w:rFonts w:ascii="Times New Roman" w:hAnsi="Times New Roman" w:cs="Times New Roman"/>
            <w:sz w:val="24"/>
            <w:szCs w:val="24"/>
          </w:rPr>
          <w:t>Draft:The Effects of Foreign Language Anxiety on Learning</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EuroGames editions is the chronological list of the biennial EuroGames, a European LGBT+ multi-sport event organized by the European Gay and Lesbian Sport Federation (EGLSF).</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51" w:tooltip="Special:Diff/1299100685"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52" w:tooltip="EuroGames editions" w:history="1">
        <w:r w:rsidRPr="00076908">
          <w:rPr>
            <w:rStyle w:val="Hyperlink"/>
            <w:rFonts w:ascii="Times New Roman" w:hAnsi="Times New Roman" w:cs="Times New Roman"/>
            <w:sz w:val="24"/>
            <w:szCs w:val="24"/>
          </w:rPr>
          <w:t>EuroGames editions</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w:t>
      </w:r>
      <w:r w:rsidRPr="00076908">
        <w:rPr>
          <w:rFonts w:ascii="Times New Roman" w:hAnsi="Times New Roman" w:cs="Times New Roman"/>
          <w:b/>
          <w:bCs/>
          <w:sz w:val="24"/>
          <w:szCs w:val="24"/>
        </w:rPr>
        <w:t>List of songs about Mexico</w:t>
      </w:r>
      <w:r w:rsidRPr="00076908">
        <w:rPr>
          <w:rFonts w:ascii="Times New Roman" w:hAnsi="Times New Roman" w:cs="Times New Roman"/>
          <w:sz w:val="24"/>
          <w:szCs w:val="24"/>
        </w:rPr>
        <w:t>” is a curated compilation of musical works that reference Mexico its culture, geography, or identity as a central theme.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153" w:tooltip="Special:Diff/1300476090"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154" w:tooltip="List of songs about Mexico" w:history="1">
        <w:r w:rsidRPr="00076908">
          <w:rPr>
            <w:rStyle w:val="Hyperlink"/>
            <w:rFonts w:ascii="Times New Roman" w:hAnsi="Times New Roman" w:cs="Times New Roman"/>
            <w:sz w:val="24"/>
            <w:szCs w:val="24"/>
          </w:rPr>
          <w:t>List of songs about Mexico</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Vague see also sections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LLMs tend to fill </w:t>
      </w:r>
      <w:r w:rsidRPr="00076908">
        <w:rPr>
          <w:rFonts w:ascii="Times New Roman" w:hAnsi="Times New Roman" w:cs="Times New Roman"/>
          <w:i/>
          <w:iCs/>
          <w:sz w:val="24"/>
          <w:szCs w:val="24"/>
        </w:rPr>
        <w:t>see also</w:t>
      </w:r>
      <w:r w:rsidRPr="00076908">
        <w:rPr>
          <w:rFonts w:ascii="Times New Roman" w:hAnsi="Times New Roman" w:cs="Times New Roman"/>
          <w:sz w:val="24"/>
          <w:szCs w:val="24"/>
        </w:rPr>
        <w:t> sections with broad terms. For example, a see also section on a article about a startup may link to </w:t>
      </w:r>
      <w:hyperlink r:id="rId155" w:tooltip="Financial technology" w:history="1">
        <w:r w:rsidRPr="00076908">
          <w:rPr>
            <w:rStyle w:val="Hyperlink"/>
            <w:rFonts w:ascii="Times New Roman" w:hAnsi="Times New Roman" w:cs="Times New Roman"/>
            <w:sz w:val="24"/>
            <w:szCs w:val="24"/>
          </w:rPr>
          <w:t>Financial technology</w:t>
        </w:r>
      </w:hyperlink>
      <w:r w:rsidRPr="00076908">
        <w:rPr>
          <w:rFonts w:ascii="Times New Roman" w:hAnsi="Times New Roman" w:cs="Times New Roman"/>
          <w:sz w:val="24"/>
          <w:szCs w:val="24"/>
        </w:rPr>
        <w:t>. Such entries may link to non-existent articles or be unlinked altogether.</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Language and grammar</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High density of "AI vocabulary" words</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5"/>
        <w:gridCol w:w="10309"/>
      </w:tblGrid>
      <w:tr w:rsidR="00076908" w:rsidRPr="00076908">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076908" w:rsidRPr="00076908" w:rsidRDefault="00076908" w:rsidP="00076908">
            <w:pPr>
              <w:numPr>
                <w:ilvl w:val="0"/>
                <w:numId w:val="7"/>
              </w:numPr>
              <w:rPr>
                <w:rFonts w:ascii="Times New Roman" w:hAnsi="Times New Roman" w:cs="Times New Roman"/>
                <w:b/>
                <w:bCs/>
                <w:sz w:val="24"/>
                <w:szCs w:val="24"/>
              </w:rPr>
            </w:pPr>
          </w:p>
        </w:tc>
        <w:tc>
          <w:tcPr>
            <w:tcW w:w="10487" w:type="dxa"/>
            <w:tcBorders>
              <w:top w:val="nil"/>
              <w:left w:val="nil"/>
              <w:bottom w:val="nil"/>
              <w:right w:val="nil"/>
            </w:tcBorders>
            <w:shd w:val="clear" w:color="auto" w:fill="F8EABA"/>
            <w:tcMar>
              <w:top w:w="60" w:type="dxa"/>
              <w:left w:w="216" w:type="dxa"/>
              <w:bottom w:w="60" w:type="dxa"/>
              <w:right w:w="21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Words to watch: </w:t>
            </w:r>
            <w:r w:rsidRPr="00076908">
              <w:rPr>
                <w:rFonts w:ascii="Times New Roman" w:hAnsi="Times New Roman" w:cs="Times New Roman"/>
                <w:b/>
                <w:bCs/>
                <w:i/>
                <w:iCs/>
                <w:sz w:val="24"/>
                <w:szCs w:val="24"/>
              </w:rPr>
              <w:t>Additionally,</w:t>
            </w:r>
            <w:r w:rsidRPr="00076908">
              <w:rPr>
                <w:rFonts w:ascii="Times New Roman" w:hAnsi="Times New Roman" w:cs="Times New Roman"/>
                <w:b/>
                <w:bCs/>
                <w:sz w:val="24"/>
                <w:szCs w:val="24"/>
              </w:rPr>
              <w:t> (especially beginning a sentence),</w:t>
            </w:r>
            <w:hyperlink r:id="rId156" w:anchor="cite_note-geng-13" w:history="1">
              <w:r w:rsidRPr="00076908">
                <w:rPr>
                  <w:rStyle w:val="Hyperlink"/>
                  <w:rFonts w:ascii="Times New Roman" w:hAnsi="Times New Roman" w:cs="Times New Roman"/>
                  <w:sz w:val="24"/>
                  <w:szCs w:val="24"/>
                  <w:vertAlign w:val="superscript"/>
                </w:rPr>
                <w:t>[7]</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align with</w:t>
            </w:r>
            <w:r w:rsidRPr="00076908">
              <w:rPr>
                <w:rFonts w:ascii="Times New Roman" w:hAnsi="Times New Roman" w:cs="Times New Roman"/>
                <w:b/>
                <w:bCs/>
                <w:sz w:val="24"/>
                <w:szCs w:val="24"/>
              </w:rPr>
              <w:t>,</w:t>
            </w:r>
            <w:hyperlink r:id="rId157" w:anchor="cite_note-Juzek-7" w:history="1">
              <w:r w:rsidRPr="00076908">
                <w:rPr>
                  <w:rStyle w:val="Hyperlink"/>
                  <w:rFonts w:ascii="Times New Roman" w:hAnsi="Times New Roman" w:cs="Times New Roman"/>
                  <w:sz w:val="24"/>
                  <w:szCs w:val="24"/>
                  <w:vertAlign w:val="superscript"/>
                </w:rPr>
                <w:t>[5]</w:t>
              </w:r>
            </w:hyperlink>
            <w:hyperlink r:id="rId158" w:anchor="cite_note-Kobak-14" w:history="1">
              <w:r w:rsidRPr="00076908">
                <w:rPr>
                  <w:rStyle w:val="Hyperlink"/>
                  <w:rFonts w:ascii="Times New Roman" w:hAnsi="Times New Roman" w:cs="Times New Roman"/>
                  <w:sz w:val="24"/>
                  <w:szCs w:val="24"/>
                  <w:vertAlign w:val="superscript"/>
                </w:rPr>
                <w:t>[8]</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boasts</w:t>
            </w:r>
            <w:r w:rsidRPr="00076908">
              <w:rPr>
                <w:rFonts w:ascii="Times New Roman" w:hAnsi="Times New Roman" w:cs="Times New Roman"/>
                <w:b/>
                <w:bCs/>
                <w:sz w:val="24"/>
                <w:szCs w:val="24"/>
              </w:rPr>
              <w:t> (meaning "has"),</w:t>
            </w:r>
            <w:hyperlink r:id="rId159" w:anchor="cite_note-Juzek2-15" w:history="1">
              <w:r w:rsidRPr="00076908">
                <w:rPr>
                  <w:rStyle w:val="Hyperlink"/>
                  <w:rFonts w:ascii="Times New Roman" w:hAnsi="Times New Roman" w:cs="Times New Roman"/>
                  <w:sz w:val="24"/>
                  <w:szCs w:val="24"/>
                  <w:vertAlign w:val="superscript"/>
                </w:rPr>
                <w:t>[9]</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bolstered</w:t>
            </w:r>
            <w:r w:rsidRPr="00076908">
              <w:rPr>
                <w:rFonts w:ascii="Times New Roman" w:hAnsi="Times New Roman" w:cs="Times New Roman"/>
                <w:b/>
                <w:bCs/>
                <w:sz w:val="24"/>
                <w:szCs w:val="24"/>
              </w:rPr>
              <w:t>,</w:t>
            </w:r>
            <w:hyperlink r:id="rId160" w:anchor="cite_note-Kobak-14" w:history="1">
              <w:r w:rsidRPr="00076908">
                <w:rPr>
                  <w:rStyle w:val="Hyperlink"/>
                  <w:rFonts w:ascii="Times New Roman" w:hAnsi="Times New Roman" w:cs="Times New Roman"/>
                  <w:sz w:val="24"/>
                  <w:szCs w:val="24"/>
                  <w:vertAlign w:val="superscript"/>
                </w:rPr>
                <w:t>[8]</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crucial</w:t>
            </w:r>
            <w:r w:rsidRPr="00076908">
              <w:rPr>
                <w:rFonts w:ascii="Times New Roman" w:hAnsi="Times New Roman" w:cs="Times New Roman"/>
                <w:b/>
                <w:bCs/>
                <w:sz w:val="24"/>
                <w:szCs w:val="24"/>
              </w:rPr>
              <w:t>,</w:t>
            </w:r>
            <w:hyperlink r:id="rId161" w:anchor="cite_note-Russell-2" w:history="1">
              <w:r w:rsidRPr="00076908">
                <w:rPr>
                  <w:rStyle w:val="Hyperlink"/>
                  <w:rFonts w:ascii="Times New Roman" w:hAnsi="Times New Roman" w:cs="Times New Roman"/>
                  <w:sz w:val="24"/>
                  <w:szCs w:val="24"/>
                  <w:vertAlign w:val="superscript"/>
                </w:rPr>
                <w:t>[1]</w:t>
              </w:r>
            </w:hyperlink>
            <w:hyperlink r:id="rId162" w:anchor="cite_note-geng-13" w:history="1">
              <w:r w:rsidRPr="00076908">
                <w:rPr>
                  <w:rStyle w:val="Hyperlink"/>
                  <w:rFonts w:ascii="Times New Roman" w:hAnsi="Times New Roman" w:cs="Times New Roman"/>
                  <w:sz w:val="24"/>
                  <w:szCs w:val="24"/>
                  <w:vertAlign w:val="superscript"/>
                </w:rPr>
                <w:t>[7]</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delve</w:t>
            </w:r>
            <w:r w:rsidRPr="00076908">
              <w:rPr>
                <w:rFonts w:ascii="Times New Roman" w:hAnsi="Times New Roman" w:cs="Times New Roman"/>
                <w:b/>
                <w:bCs/>
                <w:sz w:val="24"/>
                <w:szCs w:val="24"/>
              </w:rPr>
              <w:t>,</w:t>
            </w:r>
            <w:hyperlink r:id="rId163" w:anchor="cite_note-Juzek-7" w:history="1">
              <w:r w:rsidRPr="00076908">
                <w:rPr>
                  <w:rStyle w:val="Hyperlink"/>
                  <w:rFonts w:ascii="Times New Roman" w:hAnsi="Times New Roman" w:cs="Times New Roman"/>
                  <w:sz w:val="24"/>
                  <w:szCs w:val="24"/>
                  <w:vertAlign w:val="superscript"/>
                </w:rPr>
                <w:t>[5]</w:t>
              </w:r>
            </w:hyperlink>
            <w:hyperlink r:id="rId164" w:anchor="cite_note-Kobak-14" w:history="1">
              <w:r w:rsidRPr="00076908">
                <w:rPr>
                  <w:rStyle w:val="Hyperlink"/>
                  <w:rFonts w:ascii="Times New Roman" w:hAnsi="Times New Roman" w:cs="Times New Roman"/>
                  <w:sz w:val="24"/>
                  <w:szCs w:val="24"/>
                  <w:vertAlign w:val="superscript"/>
                </w:rPr>
                <w:t>[8]</w:t>
              </w:r>
            </w:hyperlink>
            <w:hyperlink r:id="rId165" w:anchor="cite_note-Russell-2" w:history="1">
              <w:r w:rsidRPr="00076908">
                <w:rPr>
                  <w:rStyle w:val="Hyperlink"/>
                  <w:rFonts w:ascii="Times New Roman" w:hAnsi="Times New Roman" w:cs="Times New Roman"/>
                  <w:sz w:val="24"/>
                  <w:szCs w:val="24"/>
                  <w:vertAlign w:val="superscript"/>
                </w:rPr>
                <w:t>[1]</w:t>
              </w:r>
            </w:hyperlink>
            <w:hyperlink r:id="rId166" w:anchor="cite_note-Kriss-16" w:history="1">
              <w:r w:rsidRPr="00076908">
                <w:rPr>
                  <w:rStyle w:val="Hyperlink"/>
                  <w:rFonts w:ascii="Times New Roman" w:hAnsi="Times New Roman" w:cs="Times New Roman"/>
                  <w:sz w:val="24"/>
                  <w:szCs w:val="24"/>
                  <w:vertAlign w:val="superscript"/>
                </w:rPr>
                <w:t>[10]</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emphasizing</w:t>
            </w:r>
            <w:r w:rsidRPr="00076908">
              <w:rPr>
                <w:rFonts w:ascii="Times New Roman" w:hAnsi="Times New Roman" w:cs="Times New Roman"/>
                <w:b/>
                <w:bCs/>
                <w:sz w:val="24"/>
                <w:szCs w:val="24"/>
              </w:rPr>
              <w:t>,</w:t>
            </w:r>
            <w:hyperlink r:id="rId167" w:anchor="cite_note-Juzek-7" w:history="1">
              <w:r w:rsidRPr="00076908">
                <w:rPr>
                  <w:rStyle w:val="Hyperlink"/>
                  <w:rFonts w:ascii="Times New Roman" w:hAnsi="Times New Roman" w:cs="Times New Roman"/>
                  <w:sz w:val="24"/>
                  <w:szCs w:val="24"/>
                  <w:vertAlign w:val="superscript"/>
                </w:rPr>
                <w:t>[5]</w:t>
              </w:r>
            </w:hyperlink>
            <w:hyperlink r:id="rId168" w:anchor="cite_note-Kobak-14" w:history="1">
              <w:r w:rsidRPr="00076908">
                <w:rPr>
                  <w:rStyle w:val="Hyperlink"/>
                  <w:rFonts w:ascii="Times New Roman" w:hAnsi="Times New Roman" w:cs="Times New Roman"/>
                  <w:sz w:val="24"/>
                  <w:szCs w:val="24"/>
                  <w:vertAlign w:val="superscript"/>
                </w:rPr>
                <w:t>[8]</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enduring</w:t>
            </w:r>
            <w:r w:rsidRPr="00076908">
              <w:rPr>
                <w:rFonts w:ascii="Times New Roman" w:hAnsi="Times New Roman" w:cs="Times New Roman"/>
                <w:b/>
                <w:bCs/>
                <w:sz w:val="24"/>
                <w:szCs w:val="24"/>
              </w:rPr>
              <w:t>,</w:t>
            </w:r>
            <w:hyperlink r:id="rId169" w:anchor="cite_note-Kobak-14" w:history="1">
              <w:r w:rsidRPr="00076908">
                <w:rPr>
                  <w:rStyle w:val="Hyperlink"/>
                  <w:rFonts w:ascii="Times New Roman" w:hAnsi="Times New Roman" w:cs="Times New Roman"/>
                  <w:sz w:val="24"/>
                  <w:szCs w:val="24"/>
                  <w:vertAlign w:val="superscript"/>
                </w:rPr>
                <w:t>[8]</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enhance</w:t>
            </w:r>
            <w:r w:rsidRPr="00076908">
              <w:rPr>
                <w:rFonts w:ascii="Times New Roman" w:hAnsi="Times New Roman" w:cs="Times New Roman"/>
                <w:b/>
                <w:bCs/>
                <w:sz w:val="24"/>
                <w:szCs w:val="24"/>
              </w:rPr>
              <w:t>,</w:t>
            </w:r>
            <w:hyperlink r:id="rId170" w:anchor="cite_note-Kobak-14" w:history="1">
              <w:r w:rsidRPr="00076908">
                <w:rPr>
                  <w:rStyle w:val="Hyperlink"/>
                  <w:rFonts w:ascii="Times New Roman" w:hAnsi="Times New Roman" w:cs="Times New Roman"/>
                  <w:sz w:val="24"/>
                  <w:szCs w:val="24"/>
                  <w:vertAlign w:val="superscript"/>
                </w:rPr>
                <w:t>[8]</w:t>
              </w:r>
            </w:hyperlink>
            <w:hyperlink r:id="rId171" w:anchor="cite_note-Russell-2" w:history="1">
              <w:r w:rsidRPr="00076908">
                <w:rPr>
                  <w:rStyle w:val="Hyperlink"/>
                  <w:rFonts w:ascii="Times New Roman" w:hAnsi="Times New Roman" w:cs="Times New Roman"/>
                  <w:sz w:val="24"/>
                  <w:szCs w:val="24"/>
                  <w:vertAlign w:val="superscript"/>
                </w:rPr>
                <w:t>[1]</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fostering</w:t>
            </w:r>
            <w:r w:rsidRPr="00076908">
              <w:rPr>
                <w:rFonts w:ascii="Times New Roman" w:hAnsi="Times New Roman" w:cs="Times New Roman"/>
                <w:b/>
                <w:bCs/>
                <w:sz w:val="24"/>
                <w:szCs w:val="24"/>
              </w:rPr>
              <w:t>,</w:t>
            </w:r>
            <w:hyperlink r:id="rId172" w:anchor="cite_note-Kobak-14" w:history="1">
              <w:r w:rsidRPr="00076908">
                <w:rPr>
                  <w:rStyle w:val="Hyperlink"/>
                  <w:rFonts w:ascii="Times New Roman" w:hAnsi="Times New Roman" w:cs="Times New Roman"/>
                  <w:sz w:val="24"/>
                  <w:szCs w:val="24"/>
                  <w:vertAlign w:val="superscript"/>
                </w:rPr>
                <w:t>[8]</w:t>
              </w:r>
            </w:hyperlink>
            <w:hyperlink r:id="rId173" w:anchor="cite_note-Russell-2" w:history="1">
              <w:r w:rsidRPr="00076908">
                <w:rPr>
                  <w:rStyle w:val="Hyperlink"/>
                  <w:rFonts w:ascii="Times New Roman" w:hAnsi="Times New Roman" w:cs="Times New Roman"/>
                  <w:sz w:val="24"/>
                  <w:szCs w:val="24"/>
                  <w:vertAlign w:val="superscript"/>
                </w:rPr>
                <w:t>[1]</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garner</w:t>
            </w:r>
            <w:r w:rsidRPr="00076908">
              <w:rPr>
                <w:rFonts w:ascii="Times New Roman" w:hAnsi="Times New Roman" w:cs="Times New Roman"/>
                <w:b/>
                <w:bCs/>
                <w:sz w:val="24"/>
                <w:szCs w:val="24"/>
              </w:rPr>
              <w:t>,</w:t>
            </w:r>
            <w:hyperlink r:id="rId174" w:anchor="cite_note-Juzek-7" w:history="1">
              <w:r w:rsidRPr="00076908">
                <w:rPr>
                  <w:rStyle w:val="Hyperlink"/>
                  <w:rFonts w:ascii="Times New Roman" w:hAnsi="Times New Roman" w:cs="Times New Roman"/>
                  <w:sz w:val="24"/>
                  <w:szCs w:val="24"/>
                  <w:vertAlign w:val="superscript"/>
                </w:rPr>
                <w:t>[5]</w:t>
              </w:r>
            </w:hyperlink>
            <w:hyperlink r:id="rId175" w:anchor="cite_note-Kobak-14" w:history="1">
              <w:r w:rsidRPr="00076908">
                <w:rPr>
                  <w:rStyle w:val="Hyperlink"/>
                  <w:rFonts w:ascii="Times New Roman" w:hAnsi="Times New Roman" w:cs="Times New Roman"/>
                  <w:sz w:val="24"/>
                  <w:szCs w:val="24"/>
                  <w:vertAlign w:val="superscript"/>
                </w:rPr>
                <w:t>[8]</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highlight</w:t>
            </w:r>
            <w:r w:rsidRPr="00076908">
              <w:rPr>
                <w:rFonts w:ascii="Times New Roman" w:hAnsi="Times New Roman" w:cs="Times New Roman"/>
                <w:b/>
                <w:bCs/>
                <w:sz w:val="24"/>
                <w:szCs w:val="24"/>
              </w:rPr>
              <w:t> (as a verb),</w:t>
            </w:r>
            <w:hyperlink r:id="rId176" w:anchor="cite_note-Russell-2" w:history="1">
              <w:r w:rsidRPr="00076908">
                <w:rPr>
                  <w:rStyle w:val="Hyperlink"/>
                  <w:rFonts w:ascii="Times New Roman" w:hAnsi="Times New Roman" w:cs="Times New Roman"/>
                  <w:sz w:val="24"/>
                  <w:szCs w:val="24"/>
                  <w:vertAlign w:val="superscript"/>
                </w:rPr>
                <w:t>[1]</w:t>
              </w:r>
            </w:hyperlink>
            <w:hyperlink r:id="rId177" w:anchor="cite_note-Kriss-16" w:history="1">
              <w:r w:rsidRPr="00076908">
                <w:rPr>
                  <w:rStyle w:val="Hyperlink"/>
                  <w:rFonts w:ascii="Times New Roman" w:hAnsi="Times New Roman" w:cs="Times New Roman"/>
                  <w:sz w:val="24"/>
                  <w:szCs w:val="24"/>
                  <w:vertAlign w:val="superscript"/>
                </w:rPr>
                <w:t>[10]</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interplay</w:t>
            </w:r>
            <w:r w:rsidRPr="00076908">
              <w:rPr>
                <w:rFonts w:ascii="Times New Roman" w:hAnsi="Times New Roman" w:cs="Times New Roman"/>
                <w:b/>
                <w:bCs/>
                <w:sz w:val="24"/>
                <w:szCs w:val="24"/>
              </w:rPr>
              <w:t>,</w:t>
            </w:r>
            <w:hyperlink r:id="rId178" w:anchor="cite_note-Kobak-14" w:history="1">
              <w:r w:rsidRPr="00076908">
                <w:rPr>
                  <w:rStyle w:val="Hyperlink"/>
                  <w:rFonts w:ascii="Times New Roman" w:hAnsi="Times New Roman" w:cs="Times New Roman"/>
                  <w:sz w:val="24"/>
                  <w:szCs w:val="24"/>
                  <w:vertAlign w:val="superscript"/>
                </w:rPr>
                <w:t>[8]</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intricate/intricacies</w:t>
            </w:r>
            <w:r w:rsidRPr="00076908">
              <w:rPr>
                <w:rFonts w:ascii="Times New Roman" w:hAnsi="Times New Roman" w:cs="Times New Roman"/>
                <w:b/>
                <w:bCs/>
                <w:sz w:val="24"/>
                <w:szCs w:val="24"/>
              </w:rPr>
              <w:t>,</w:t>
            </w:r>
            <w:hyperlink r:id="rId179" w:anchor="cite_note-Juzek-7" w:history="1">
              <w:r w:rsidRPr="00076908">
                <w:rPr>
                  <w:rStyle w:val="Hyperlink"/>
                  <w:rFonts w:ascii="Times New Roman" w:hAnsi="Times New Roman" w:cs="Times New Roman"/>
                  <w:sz w:val="24"/>
                  <w:szCs w:val="24"/>
                  <w:vertAlign w:val="superscript"/>
                </w:rPr>
                <w:t>[5]</w:t>
              </w:r>
            </w:hyperlink>
            <w:hyperlink r:id="rId180" w:anchor="cite_note-Kobak-14" w:history="1">
              <w:r w:rsidRPr="00076908">
                <w:rPr>
                  <w:rStyle w:val="Hyperlink"/>
                  <w:rFonts w:ascii="Times New Roman" w:hAnsi="Times New Roman" w:cs="Times New Roman"/>
                  <w:sz w:val="24"/>
                  <w:szCs w:val="24"/>
                  <w:vertAlign w:val="superscript"/>
                </w:rPr>
                <w:t>[8]</w:t>
              </w:r>
            </w:hyperlink>
            <w:hyperlink r:id="rId181" w:anchor="cite_note-Reinhart-8" w:history="1">
              <w:r w:rsidRPr="00076908">
                <w:rPr>
                  <w:rStyle w:val="Hyperlink"/>
                  <w:rFonts w:ascii="Times New Roman" w:hAnsi="Times New Roman" w:cs="Times New Roman"/>
                  <w:sz w:val="24"/>
                  <w:szCs w:val="24"/>
                  <w:vertAlign w:val="superscript"/>
                </w:rPr>
                <w:t>[6]</w:t>
              </w:r>
            </w:hyperlink>
            <w:hyperlink r:id="rId182" w:anchor="cite_note-Kriss-16" w:history="1">
              <w:r w:rsidRPr="00076908">
                <w:rPr>
                  <w:rStyle w:val="Hyperlink"/>
                  <w:rFonts w:ascii="Times New Roman" w:hAnsi="Times New Roman" w:cs="Times New Roman"/>
                  <w:sz w:val="24"/>
                  <w:szCs w:val="24"/>
                  <w:vertAlign w:val="superscript"/>
                </w:rPr>
                <w:t>[10]</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key</w:t>
            </w:r>
            <w:r w:rsidRPr="00076908">
              <w:rPr>
                <w:rFonts w:ascii="Times New Roman" w:hAnsi="Times New Roman" w:cs="Times New Roman"/>
                <w:b/>
                <w:bCs/>
                <w:sz w:val="24"/>
                <w:szCs w:val="24"/>
              </w:rPr>
              <w:t> (as an adjective),</w:t>
            </w:r>
            <w:r w:rsidRPr="00076908">
              <w:rPr>
                <w:rFonts w:ascii="Times New Roman" w:hAnsi="Times New Roman" w:cs="Times New Roman"/>
                <w:b/>
                <w:bCs/>
                <w:sz w:val="24"/>
                <w:szCs w:val="24"/>
                <w:vertAlign w:val="superscript"/>
              </w:rPr>
              <w:t>[</w:t>
            </w:r>
            <w:hyperlink r:id="rId183" w:tooltip="Wikipedia:Citation needed" w:history="1">
              <w:r w:rsidRPr="00076908">
                <w:rPr>
                  <w:rStyle w:val="Hyperlink"/>
                  <w:rFonts w:ascii="Times New Roman" w:hAnsi="Times New Roman" w:cs="Times New Roman"/>
                  <w:b/>
                  <w:bCs/>
                  <w:i/>
                  <w:iCs/>
                  <w:sz w:val="24"/>
                  <w:szCs w:val="24"/>
                  <w:vertAlign w:val="superscript"/>
                </w:rPr>
                <w:t>citation needed</w:t>
              </w:r>
            </w:hyperlink>
            <w:r w:rsidRPr="00076908">
              <w:rPr>
                <w:rFonts w:ascii="Times New Roman" w:hAnsi="Times New Roman" w:cs="Times New Roman"/>
                <w:b/>
                <w:bCs/>
                <w:sz w:val="24"/>
                <w:szCs w:val="24"/>
                <w:vertAlign w:val="superscript"/>
              </w:rPr>
              <w:t>]</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landscape</w:t>
            </w:r>
            <w:r w:rsidRPr="00076908">
              <w:rPr>
                <w:rFonts w:ascii="Times New Roman" w:hAnsi="Times New Roman" w:cs="Times New Roman"/>
                <w:b/>
                <w:bCs/>
                <w:sz w:val="24"/>
                <w:szCs w:val="24"/>
              </w:rPr>
              <w:t> (as an abstract noun),</w:t>
            </w:r>
            <w:hyperlink r:id="rId184" w:anchor="cite_note-Russell-2" w:history="1">
              <w:r w:rsidRPr="00076908">
                <w:rPr>
                  <w:rStyle w:val="Hyperlink"/>
                  <w:rFonts w:ascii="Times New Roman" w:hAnsi="Times New Roman" w:cs="Times New Roman"/>
                  <w:sz w:val="24"/>
                  <w:szCs w:val="24"/>
                  <w:vertAlign w:val="superscript"/>
                </w:rPr>
                <w:t>[1]</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meticulous/meticulously</w:t>
            </w:r>
            <w:r w:rsidRPr="00076908">
              <w:rPr>
                <w:rFonts w:ascii="Times New Roman" w:hAnsi="Times New Roman" w:cs="Times New Roman"/>
                <w:b/>
                <w:bCs/>
                <w:sz w:val="24"/>
                <w:szCs w:val="24"/>
              </w:rPr>
              <w:t>,</w:t>
            </w:r>
            <w:hyperlink r:id="rId185" w:anchor="cite_note-Juzek2-15" w:history="1">
              <w:r w:rsidRPr="00076908">
                <w:rPr>
                  <w:rStyle w:val="Hyperlink"/>
                  <w:rFonts w:ascii="Times New Roman" w:hAnsi="Times New Roman" w:cs="Times New Roman"/>
                  <w:sz w:val="24"/>
                  <w:szCs w:val="24"/>
                  <w:vertAlign w:val="superscript"/>
                </w:rPr>
                <w:t>[9]</w:t>
              </w:r>
            </w:hyperlink>
            <w:hyperlink r:id="rId186" w:anchor="cite_note-Kobak-14" w:history="1">
              <w:r w:rsidRPr="00076908">
                <w:rPr>
                  <w:rStyle w:val="Hyperlink"/>
                  <w:rFonts w:ascii="Times New Roman" w:hAnsi="Times New Roman" w:cs="Times New Roman"/>
                  <w:sz w:val="24"/>
                  <w:szCs w:val="24"/>
                  <w:vertAlign w:val="superscript"/>
                </w:rPr>
                <w:t>[8]</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pivotal</w:t>
            </w:r>
            <w:r w:rsidRPr="00076908">
              <w:rPr>
                <w:rFonts w:ascii="Times New Roman" w:hAnsi="Times New Roman" w:cs="Times New Roman"/>
                <w:b/>
                <w:bCs/>
                <w:sz w:val="24"/>
                <w:szCs w:val="24"/>
              </w:rPr>
              <w:t>,</w:t>
            </w:r>
            <w:hyperlink r:id="rId187" w:anchor="cite_note-Kobak-14" w:history="1">
              <w:r w:rsidRPr="00076908">
                <w:rPr>
                  <w:rStyle w:val="Hyperlink"/>
                  <w:rFonts w:ascii="Times New Roman" w:hAnsi="Times New Roman" w:cs="Times New Roman"/>
                  <w:sz w:val="24"/>
                  <w:szCs w:val="24"/>
                  <w:vertAlign w:val="superscript"/>
                </w:rPr>
                <w:t>[8]</w:t>
              </w:r>
            </w:hyperlink>
            <w:hyperlink r:id="rId188" w:anchor="cite_note-Russell-2" w:history="1">
              <w:r w:rsidRPr="00076908">
                <w:rPr>
                  <w:rStyle w:val="Hyperlink"/>
                  <w:rFonts w:ascii="Times New Roman" w:hAnsi="Times New Roman" w:cs="Times New Roman"/>
                  <w:sz w:val="24"/>
                  <w:szCs w:val="24"/>
                  <w:vertAlign w:val="superscript"/>
                </w:rPr>
                <w:t>[1]</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showcase</w:t>
            </w:r>
            <w:r w:rsidRPr="00076908">
              <w:rPr>
                <w:rFonts w:ascii="Times New Roman" w:hAnsi="Times New Roman" w:cs="Times New Roman"/>
                <w:b/>
                <w:bCs/>
                <w:sz w:val="24"/>
                <w:szCs w:val="24"/>
              </w:rPr>
              <w:t>,</w:t>
            </w:r>
            <w:hyperlink r:id="rId189" w:anchor="cite_note-Juzek-7" w:history="1">
              <w:r w:rsidRPr="00076908">
                <w:rPr>
                  <w:rStyle w:val="Hyperlink"/>
                  <w:rFonts w:ascii="Times New Roman" w:hAnsi="Times New Roman" w:cs="Times New Roman"/>
                  <w:sz w:val="24"/>
                  <w:szCs w:val="24"/>
                  <w:vertAlign w:val="superscript"/>
                </w:rPr>
                <w:t>[5]</w:t>
              </w:r>
            </w:hyperlink>
            <w:hyperlink r:id="rId190" w:anchor="cite_note-Kobak-14" w:history="1">
              <w:r w:rsidRPr="00076908">
                <w:rPr>
                  <w:rStyle w:val="Hyperlink"/>
                  <w:rFonts w:ascii="Times New Roman" w:hAnsi="Times New Roman" w:cs="Times New Roman"/>
                  <w:sz w:val="24"/>
                  <w:szCs w:val="24"/>
                  <w:vertAlign w:val="superscript"/>
                </w:rPr>
                <w:t>[8]</w:t>
              </w:r>
            </w:hyperlink>
            <w:hyperlink r:id="rId191" w:anchor="cite_note-Kriss-16" w:history="1">
              <w:r w:rsidRPr="00076908">
                <w:rPr>
                  <w:rStyle w:val="Hyperlink"/>
                  <w:rFonts w:ascii="Times New Roman" w:hAnsi="Times New Roman" w:cs="Times New Roman"/>
                  <w:sz w:val="24"/>
                  <w:szCs w:val="24"/>
                  <w:vertAlign w:val="superscript"/>
                </w:rPr>
                <w:t>[10]</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tapestry</w:t>
            </w:r>
            <w:r w:rsidRPr="00076908">
              <w:rPr>
                <w:rFonts w:ascii="Times New Roman" w:hAnsi="Times New Roman" w:cs="Times New Roman"/>
                <w:b/>
                <w:bCs/>
                <w:sz w:val="24"/>
                <w:szCs w:val="24"/>
              </w:rPr>
              <w:t> (as an abstract noun),</w:t>
            </w:r>
            <w:hyperlink r:id="rId192" w:anchor="cite_note-Russell-2" w:history="1">
              <w:r w:rsidRPr="00076908">
                <w:rPr>
                  <w:rStyle w:val="Hyperlink"/>
                  <w:rFonts w:ascii="Times New Roman" w:hAnsi="Times New Roman" w:cs="Times New Roman"/>
                  <w:sz w:val="24"/>
                  <w:szCs w:val="24"/>
                  <w:vertAlign w:val="superscript"/>
                </w:rPr>
                <w:t>[1]</w:t>
              </w:r>
            </w:hyperlink>
            <w:hyperlink r:id="rId193" w:anchor="cite_note-Reinhart-8" w:history="1">
              <w:r w:rsidRPr="00076908">
                <w:rPr>
                  <w:rStyle w:val="Hyperlink"/>
                  <w:rFonts w:ascii="Times New Roman" w:hAnsi="Times New Roman" w:cs="Times New Roman"/>
                  <w:sz w:val="24"/>
                  <w:szCs w:val="24"/>
                  <w:vertAlign w:val="superscript"/>
                </w:rPr>
                <w:t>[6]</w:t>
              </w:r>
            </w:hyperlink>
            <w:hyperlink r:id="rId194" w:anchor="cite_note-Kriss-16" w:history="1">
              <w:r w:rsidRPr="00076908">
                <w:rPr>
                  <w:rStyle w:val="Hyperlink"/>
                  <w:rFonts w:ascii="Times New Roman" w:hAnsi="Times New Roman" w:cs="Times New Roman"/>
                  <w:sz w:val="24"/>
                  <w:szCs w:val="24"/>
                  <w:vertAlign w:val="superscript"/>
                </w:rPr>
                <w:t>[10]</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testament</w:t>
            </w:r>
            <w:r w:rsidRPr="00076908">
              <w:rPr>
                <w:rFonts w:ascii="Times New Roman" w:hAnsi="Times New Roman" w:cs="Times New Roman"/>
                <w:b/>
                <w:bCs/>
                <w:sz w:val="24"/>
                <w:szCs w:val="24"/>
              </w:rPr>
              <w:t>,</w:t>
            </w:r>
            <w:hyperlink r:id="rId195" w:anchor="cite_note-Russell-2" w:history="1">
              <w:r w:rsidRPr="00076908">
                <w:rPr>
                  <w:rStyle w:val="Hyperlink"/>
                  <w:rFonts w:ascii="Times New Roman" w:hAnsi="Times New Roman" w:cs="Times New Roman"/>
                  <w:sz w:val="24"/>
                  <w:szCs w:val="24"/>
                  <w:vertAlign w:val="superscript"/>
                </w:rPr>
                <w:t>[1]</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underscore</w:t>
            </w:r>
            <w:r w:rsidRPr="00076908">
              <w:rPr>
                <w:rFonts w:ascii="Times New Roman" w:hAnsi="Times New Roman" w:cs="Times New Roman"/>
                <w:b/>
                <w:bCs/>
                <w:sz w:val="24"/>
                <w:szCs w:val="24"/>
              </w:rPr>
              <w:t> (as a verb),</w:t>
            </w:r>
            <w:hyperlink r:id="rId196" w:anchor="cite_note-Juzek-7" w:history="1">
              <w:r w:rsidRPr="00076908">
                <w:rPr>
                  <w:rStyle w:val="Hyperlink"/>
                  <w:rFonts w:ascii="Times New Roman" w:hAnsi="Times New Roman" w:cs="Times New Roman"/>
                  <w:sz w:val="24"/>
                  <w:szCs w:val="24"/>
                  <w:vertAlign w:val="superscript"/>
                </w:rPr>
                <w:t>[5]</w:t>
              </w:r>
            </w:hyperlink>
            <w:hyperlink r:id="rId197" w:anchor="cite_note-Kobak-14" w:history="1">
              <w:r w:rsidRPr="00076908">
                <w:rPr>
                  <w:rStyle w:val="Hyperlink"/>
                  <w:rFonts w:ascii="Times New Roman" w:hAnsi="Times New Roman" w:cs="Times New Roman"/>
                  <w:sz w:val="24"/>
                  <w:szCs w:val="24"/>
                  <w:vertAlign w:val="superscript"/>
                </w:rPr>
                <w:t>[8]</w:t>
              </w:r>
            </w:hyperlink>
            <w:hyperlink r:id="rId198" w:anchor="cite_note-Russell-2" w:history="1">
              <w:r w:rsidRPr="00076908">
                <w:rPr>
                  <w:rStyle w:val="Hyperlink"/>
                  <w:rFonts w:ascii="Times New Roman" w:hAnsi="Times New Roman" w:cs="Times New Roman"/>
                  <w:sz w:val="24"/>
                  <w:szCs w:val="24"/>
                  <w:vertAlign w:val="superscript"/>
                </w:rPr>
                <w:t>[1]</w:t>
              </w:r>
            </w:hyperlink>
            <w:hyperlink r:id="rId199" w:anchor="cite_note-Kriss-16" w:history="1">
              <w:r w:rsidRPr="00076908">
                <w:rPr>
                  <w:rStyle w:val="Hyperlink"/>
                  <w:rFonts w:ascii="Times New Roman" w:hAnsi="Times New Roman" w:cs="Times New Roman"/>
                  <w:sz w:val="24"/>
                  <w:szCs w:val="24"/>
                  <w:vertAlign w:val="superscript"/>
                </w:rPr>
                <w:t>[10]</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valuable</w:t>
            </w:r>
            <w:r w:rsidRPr="00076908">
              <w:rPr>
                <w:rFonts w:ascii="Times New Roman" w:hAnsi="Times New Roman" w:cs="Times New Roman"/>
                <w:b/>
                <w:bCs/>
                <w:sz w:val="24"/>
                <w:szCs w:val="24"/>
              </w:rPr>
              <w:t>,</w:t>
            </w:r>
            <w:hyperlink r:id="rId200" w:anchor="cite_note-geng-13" w:history="1">
              <w:r w:rsidRPr="00076908">
                <w:rPr>
                  <w:rStyle w:val="Hyperlink"/>
                  <w:rFonts w:ascii="Times New Roman" w:hAnsi="Times New Roman" w:cs="Times New Roman"/>
                  <w:sz w:val="24"/>
                  <w:szCs w:val="24"/>
                  <w:vertAlign w:val="superscript"/>
                </w:rPr>
                <w:t>[7]</w:t>
              </w:r>
            </w:hyperlink>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vibrant</w:t>
            </w:r>
            <w:hyperlink r:id="rId201" w:anchor="cite_note-Reinhart-8" w:history="1">
              <w:r w:rsidRPr="00076908">
                <w:rPr>
                  <w:rStyle w:val="Hyperlink"/>
                  <w:rFonts w:ascii="Times New Roman" w:hAnsi="Times New Roman" w:cs="Times New Roman"/>
                  <w:sz w:val="24"/>
                  <w:szCs w:val="24"/>
                  <w:vertAlign w:val="superscript"/>
                </w:rPr>
                <w:t>[6]</w:t>
              </w:r>
            </w:hyperlink>
          </w:p>
        </w:tc>
      </w:tr>
    </w:tbl>
    <w:p w:rsidR="00076908" w:rsidRPr="00E537EA" w:rsidRDefault="00076908" w:rsidP="00076908">
      <w:pPr>
        <w:rPr>
          <w:rFonts w:ascii="Times New Roman" w:hAnsi="Times New Roman" w:cs="Times New Roman"/>
          <w:sz w:val="24"/>
          <w:szCs w:val="24"/>
        </w:rPr>
      </w:pP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Many studies have demonstrated that LLMs overuse specific words. These words started appearing far more frequently in text produced after 2022, when LLM chatbots became widely accessible, than similar text produced beforehand.</w:t>
      </w:r>
      <w:hyperlink r:id="rId202" w:anchor="cite_note-Juzek-7" w:history="1">
        <w:r w:rsidRPr="00076908">
          <w:rPr>
            <w:rStyle w:val="Hyperlink"/>
            <w:rFonts w:ascii="Times New Roman" w:hAnsi="Times New Roman" w:cs="Times New Roman"/>
            <w:sz w:val="24"/>
            <w:szCs w:val="24"/>
            <w:vertAlign w:val="superscript"/>
          </w:rPr>
          <w:t>[5]</w:t>
        </w:r>
      </w:hyperlink>
      <w:hyperlink r:id="rId203" w:anchor="cite_note-Kobak-14" w:history="1">
        <w:r w:rsidRPr="00076908">
          <w:rPr>
            <w:rStyle w:val="Hyperlink"/>
            <w:rFonts w:ascii="Times New Roman" w:hAnsi="Times New Roman" w:cs="Times New Roman"/>
            <w:sz w:val="24"/>
            <w:szCs w:val="24"/>
            <w:vertAlign w:val="superscript"/>
          </w:rPr>
          <w:t>[8]</w:t>
        </w:r>
      </w:hyperlink>
      <w:r w:rsidRPr="00076908">
        <w:rPr>
          <w:rFonts w:ascii="Times New Roman" w:hAnsi="Times New Roman" w:cs="Times New Roman"/>
          <w:sz w:val="24"/>
          <w:szCs w:val="24"/>
        </w:rPr>
        <w:t> These words often co-occur in LLM output: where there is one, there are likely others.</w:t>
      </w:r>
      <w:hyperlink r:id="rId204" w:anchor="cite_note-Kousha-17" w:history="1">
        <w:r w:rsidRPr="00076908">
          <w:rPr>
            <w:rStyle w:val="Hyperlink"/>
            <w:rFonts w:ascii="Times New Roman" w:hAnsi="Times New Roman" w:cs="Times New Roman"/>
            <w:sz w:val="24"/>
            <w:szCs w:val="24"/>
            <w:vertAlign w:val="superscript"/>
          </w:rPr>
          <w:t>[11]</w:t>
        </w:r>
      </w:hyperlink>
      <w:r w:rsidRPr="00076908">
        <w:rPr>
          <w:rFonts w:ascii="Times New Roman" w:hAnsi="Times New Roman" w:cs="Times New Roman"/>
          <w:sz w:val="24"/>
          <w:szCs w:val="24"/>
        </w:rPr>
        <w:t> While most of these studies have analyzed scientific abstracts or fiction, "AI vocabulary" words are also ubiquitous in LLM-based encyclopedias, such as </w:t>
      </w:r>
      <w:hyperlink r:id="rId205" w:tooltip="Grokipedia" w:history="1">
        <w:r w:rsidRPr="00076908">
          <w:rPr>
            <w:rStyle w:val="Hyperlink"/>
            <w:rFonts w:ascii="Times New Roman" w:hAnsi="Times New Roman" w:cs="Times New Roman"/>
            <w:sz w:val="24"/>
            <w:szCs w:val="24"/>
          </w:rPr>
          <w:t>Grokipedia</w:t>
        </w:r>
      </w:hyperlink>
      <w:r w:rsidRPr="00076908">
        <w:rPr>
          <w:rFonts w:ascii="Times New Roman" w:hAnsi="Times New Roman" w:cs="Times New Roman"/>
          <w:sz w:val="24"/>
          <w:szCs w:val="24"/>
        </w:rPr>
        <w:t>, and in AI-generated Wikipedia text. One or two of these words appearing in an edit may be coincidental, but an edit (post-2022) introducing lots of them, lots of times, is one of the strongest tells for AI use.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distribution of "AI vocabulary" is slightly different depending on which chatbot or LLM was used,</w:t>
      </w:r>
      <w:hyperlink r:id="rId206" w:anchor="cite_note-Reinhart-8" w:history="1">
        <w:r w:rsidRPr="00076908">
          <w:rPr>
            <w:rStyle w:val="Hyperlink"/>
            <w:rFonts w:ascii="Times New Roman" w:hAnsi="Times New Roman" w:cs="Times New Roman"/>
            <w:sz w:val="24"/>
            <w:szCs w:val="24"/>
            <w:vertAlign w:val="superscript"/>
          </w:rPr>
          <w:t>[6]</w:t>
        </w:r>
      </w:hyperlink>
      <w:r w:rsidRPr="00076908">
        <w:rPr>
          <w:rFonts w:ascii="Times New Roman" w:hAnsi="Times New Roman" w:cs="Times New Roman"/>
          <w:sz w:val="24"/>
          <w:szCs w:val="24"/>
        </w:rPr>
        <w:t> and has changed over time. For instance, the word </w:t>
      </w:r>
      <w:r w:rsidRPr="00076908">
        <w:rPr>
          <w:rFonts w:ascii="Times New Roman" w:hAnsi="Times New Roman" w:cs="Times New Roman"/>
          <w:i/>
          <w:iCs/>
          <w:sz w:val="24"/>
          <w:szCs w:val="24"/>
        </w:rPr>
        <w:t>delve</w:t>
      </w:r>
      <w:r w:rsidRPr="00076908">
        <w:rPr>
          <w:rFonts w:ascii="Times New Roman" w:hAnsi="Times New Roman" w:cs="Times New Roman"/>
          <w:sz w:val="24"/>
          <w:szCs w:val="24"/>
        </w:rPr>
        <w:t xml:space="preserve"> was famously overused by ChatGPT in 2023 and early 2024, but </w:t>
      </w:r>
      <w:r w:rsidRPr="00076908">
        <w:rPr>
          <w:rFonts w:ascii="Times New Roman" w:hAnsi="Times New Roman" w:cs="Times New Roman"/>
          <w:sz w:val="24"/>
          <w:szCs w:val="24"/>
        </w:rPr>
        <w:lastRenderedPageBreak/>
        <w:t>became less frequent later in 2024, then dropped off sharply in 2025.</w:t>
      </w:r>
      <w:hyperlink r:id="rId207" w:anchor="cite_note-merrill-18" w:history="1">
        <w:r w:rsidRPr="00076908">
          <w:rPr>
            <w:rStyle w:val="Hyperlink"/>
            <w:rFonts w:ascii="Times New Roman" w:hAnsi="Times New Roman" w:cs="Times New Roman"/>
            <w:sz w:val="24"/>
            <w:szCs w:val="24"/>
            <w:vertAlign w:val="superscript"/>
          </w:rPr>
          <w:t>[12]</w:t>
        </w:r>
      </w:hyperlink>
      <w:hyperlink r:id="rId208" w:anchor="cite_note-geng-13" w:history="1">
        <w:r w:rsidRPr="00076908">
          <w:rPr>
            <w:rStyle w:val="Hyperlink"/>
            <w:rFonts w:ascii="Times New Roman" w:hAnsi="Times New Roman" w:cs="Times New Roman"/>
            <w:sz w:val="24"/>
            <w:szCs w:val="24"/>
            <w:vertAlign w:val="superscript"/>
          </w:rPr>
          <w:t>[7]</w:t>
        </w:r>
      </w:hyperlink>
      <w:r w:rsidRPr="00076908">
        <w:rPr>
          <w:rFonts w:ascii="Times New Roman" w:hAnsi="Times New Roman" w:cs="Times New Roman"/>
          <w:sz w:val="24"/>
          <w:szCs w:val="24"/>
        </w:rPr>
        <w:t> Below is a breakdown of which words frequently recur together during which "era" of LLMs, to help you more quickly track down when AI text was added. While these are </w:t>
      </w:r>
      <w:r w:rsidRPr="00076908">
        <w:rPr>
          <w:rFonts w:ascii="Times New Roman" w:hAnsi="Times New Roman" w:cs="Times New Roman"/>
          <w:i/>
          <w:iCs/>
          <w:sz w:val="24"/>
          <w:szCs w:val="24"/>
        </w:rPr>
        <w:t>not</w:t>
      </w:r>
      <w:r w:rsidRPr="00076908">
        <w:rPr>
          <w:rFonts w:ascii="Times New Roman" w:hAnsi="Times New Roman" w:cs="Times New Roman"/>
          <w:sz w:val="24"/>
          <w:szCs w:val="24"/>
        </w:rPr>
        <w:t> hard cutoffs, they should give you a rough idea of what "earlier" vs "later" LLM output reads like.</w:t>
      </w:r>
    </w:p>
    <w:p w:rsidR="00076908" w:rsidRPr="00076908" w:rsidRDefault="00076908" w:rsidP="00076908">
      <w:pPr>
        <w:numPr>
          <w:ilvl w:val="0"/>
          <w:numId w:val="8"/>
        </w:numPr>
        <w:rPr>
          <w:rFonts w:ascii="Times New Roman" w:hAnsi="Times New Roman" w:cs="Times New Roman"/>
          <w:sz w:val="24"/>
          <w:szCs w:val="24"/>
        </w:rPr>
      </w:pPr>
      <w:r w:rsidRPr="00076908">
        <w:rPr>
          <w:rFonts w:ascii="Times New Roman" w:hAnsi="Times New Roman" w:cs="Times New Roman"/>
          <w:b/>
          <w:bCs/>
          <w:sz w:val="24"/>
          <w:szCs w:val="24"/>
        </w:rPr>
        <w:t>2023 to mid-2024</w:t>
      </w:r>
      <w:r w:rsidRPr="00076908">
        <w:rPr>
          <w:rFonts w:ascii="Times New Roman" w:hAnsi="Times New Roman" w:cs="Times New Roman"/>
          <w:sz w:val="24"/>
          <w:szCs w:val="24"/>
        </w:rPr>
        <w:t> (GPT-4): </w:t>
      </w:r>
      <w:r w:rsidRPr="00076908">
        <w:rPr>
          <w:rFonts w:ascii="Times New Roman" w:hAnsi="Times New Roman" w:cs="Times New Roman"/>
          <w:i/>
          <w:iCs/>
          <w:sz w:val="24"/>
          <w:szCs w:val="24"/>
        </w:rPr>
        <w:t>Additionally</w:t>
      </w:r>
      <w:r w:rsidRPr="00076908">
        <w:rPr>
          <w:rFonts w:ascii="Times New Roman" w:hAnsi="Times New Roman" w:cs="Times New Roman"/>
          <w:sz w:val="24"/>
          <w:szCs w:val="24"/>
        </w:rPr>
        <w:t>, </w:t>
      </w:r>
      <w:r w:rsidRPr="00076908">
        <w:rPr>
          <w:rFonts w:ascii="Times New Roman" w:hAnsi="Times New Roman" w:cs="Times New Roman"/>
          <w:i/>
          <w:iCs/>
          <w:sz w:val="24"/>
          <w:szCs w:val="24"/>
        </w:rPr>
        <w:t>boasts</w:t>
      </w:r>
      <w:r w:rsidRPr="00076908">
        <w:rPr>
          <w:rFonts w:ascii="Times New Roman" w:hAnsi="Times New Roman" w:cs="Times New Roman"/>
          <w:sz w:val="24"/>
          <w:szCs w:val="24"/>
        </w:rPr>
        <w:t>, </w:t>
      </w:r>
      <w:r w:rsidRPr="00076908">
        <w:rPr>
          <w:rFonts w:ascii="Times New Roman" w:hAnsi="Times New Roman" w:cs="Times New Roman"/>
          <w:i/>
          <w:iCs/>
          <w:sz w:val="24"/>
          <w:szCs w:val="24"/>
        </w:rPr>
        <w:t>bolstered</w:t>
      </w:r>
      <w:r w:rsidRPr="00076908">
        <w:rPr>
          <w:rFonts w:ascii="Times New Roman" w:hAnsi="Times New Roman" w:cs="Times New Roman"/>
          <w:sz w:val="24"/>
          <w:szCs w:val="24"/>
        </w:rPr>
        <w:t>, </w:t>
      </w:r>
      <w:r w:rsidRPr="00076908">
        <w:rPr>
          <w:rFonts w:ascii="Times New Roman" w:hAnsi="Times New Roman" w:cs="Times New Roman"/>
          <w:i/>
          <w:iCs/>
          <w:sz w:val="24"/>
          <w:szCs w:val="24"/>
        </w:rPr>
        <w:t>crucial</w:t>
      </w:r>
      <w:r w:rsidRPr="00076908">
        <w:rPr>
          <w:rFonts w:ascii="Times New Roman" w:hAnsi="Times New Roman" w:cs="Times New Roman"/>
          <w:sz w:val="24"/>
          <w:szCs w:val="24"/>
        </w:rPr>
        <w:t>, </w:t>
      </w:r>
      <w:r w:rsidRPr="00076908">
        <w:rPr>
          <w:rFonts w:ascii="Times New Roman" w:hAnsi="Times New Roman" w:cs="Times New Roman"/>
          <w:i/>
          <w:iCs/>
          <w:sz w:val="24"/>
          <w:szCs w:val="24"/>
        </w:rPr>
        <w:t>delve</w:t>
      </w:r>
      <w:r w:rsidRPr="00076908">
        <w:rPr>
          <w:rFonts w:ascii="Times New Roman" w:hAnsi="Times New Roman" w:cs="Times New Roman"/>
          <w:sz w:val="24"/>
          <w:szCs w:val="24"/>
        </w:rPr>
        <w:t>, </w:t>
      </w:r>
      <w:r w:rsidRPr="00076908">
        <w:rPr>
          <w:rFonts w:ascii="Times New Roman" w:hAnsi="Times New Roman" w:cs="Times New Roman"/>
          <w:i/>
          <w:iCs/>
          <w:sz w:val="24"/>
          <w:szCs w:val="24"/>
        </w:rPr>
        <w:t>emphasizing</w:t>
      </w:r>
      <w:r w:rsidRPr="00076908">
        <w:rPr>
          <w:rFonts w:ascii="Times New Roman" w:hAnsi="Times New Roman" w:cs="Times New Roman"/>
          <w:sz w:val="24"/>
          <w:szCs w:val="24"/>
        </w:rPr>
        <w:t>, </w:t>
      </w:r>
      <w:r w:rsidRPr="00076908">
        <w:rPr>
          <w:rFonts w:ascii="Times New Roman" w:hAnsi="Times New Roman" w:cs="Times New Roman"/>
          <w:i/>
          <w:iCs/>
          <w:sz w:val="24"/>
          <w:szCs w:val="24"/>
        </w:rPr>
        <w:t>enduring</w:t>
      </w:r>
      <w:r w:rsidRPr="00076908">
        <w:rPr>
          <w:rFonts w:ascii="Times New Roman" w:hAnsi="Times New Roman" w:cs="Times New Roman"/>
          <w:sz w:val="24"/>
          <w:szCs w:val="24"/>
        </w:rPr>
        <w:t>, </w:t>
      </w:r>
      <w:r w:rsidRPr="00076908">
        <w:rPr>
          <w:rFonts w:ascii="Times New Roman" w:hAnsi="Times New Roman" w:cs="Times New Roman"/>
          <w:i/>
          <w:iCs/>
          <w:sz w:val="24"/>
          <w:szCs w:val="24"/>
        </w:rPr>
        <w:t>garner</w:t>
      </w:r>
      <w:r w:rsidRPr="00076908">
        <w:rPr>
          <w:rFonts w:ascii="Times New Roman" w:hAnsi="Times New Roman" w:cs="Times New Roman"/>
          <w:sz w:val="24"/>
          <w:szCs w:val="24"/>
        </w:rPr>
        <w:t>, </w:t>
      </w:r>
      <w:r w:rsidRPr="00076908">
        <w:rPr>
          <w:rFonts w:ascii="Times New Roman" w:hAnsi="Times New Roman" w:cs="Times New Roman"/>
          <w:i/>
          <w:iCs/>
          <w:sz w:val="24"/>
          <w:szCs w:val="24"/>
        </w:rPr>
        <w:t>intricate/intricacies</w:t>
      </w:r>
      <w:r w:rsidRPr="00076908">
        <w:rPr>
          <w:rFonts w:ascii="Times New Roman" w:hAnsi="Times New Roman" w:cs="Times New Roman"/>
          <w:sz w:val="24"/>
          <w:szCs w:val="24"/>
        </w:rPr>
        <w:t>, </w:t>
      </w:r>
      <w:r w:rsidRPr="00076908">
        <w:rPr>
          <w:rFonts w:ascii="Times New Roman" w:hAnsi="Times New Roman" w:cs="Times New Roman"/>
          <w:i/>
          <w:iCs/>
          <w:sz w:val="24"/>
          <w:szCs w:val="24"/>
        </w:rPr>
        <w:t>interplay</w:t>
      </w:r>
      <w:r w:rsidRPr="00076908">
        <w:rPr>
          <w:rFonts w:ascii="Times New Roman" w:hAnsi="Times New Roman" w:cs="Times New Roman"/>
          <w:sz w:val="24"/>
          <w:szCs w:val="24"/>
        </w:rPr>
        <w:t>, </w:t>
      </w:r>
      <w:r w:rsidRPr="00076908">
        <w:rPr>
          <w:rFonts w:ascii="Times New Roman" w:hAnsi="Times New Roman" w:cs="Times New Roman"/>
          <w:i/>
          <w:iCs/>
          <w:sz w:val="24"/>
          <w:szCs w:val="24"/>
        </w:rPr>
        <w:t>key</w:t>
      </w:r>
      <w:r w:rsidRPr="00076908">
        <w:rPr>
          <w:rFonts w:ascii="Times New Roman" w:hAnsi="Times New Roman" w:cs="Times New Roman"/>
          <w:sz w:val="24"/>
          <w:szCs w:val="24"/>
        </w:rPr>
        <w:t>, </w:t>
      </w:r>
      <w:r w:rsidRPr="00076908">
        <w:rPr>
          <w:rFonts w:ascii="Times New Roman" w:hAnsi="Times New Roman" w:cs="Times New Roman"/>
          <w:i/>
          <w:iCs/>
          <w:sz w:val="24"/>
          <w:szCs w:val="24"/>
        </w:rPr>
        <w:t>landscape</w:t>
      </w:r>
      <w:r w:rsidRPr="00076908">
        <w:rPr>
          <w:rFonts w:ascii="Times New Roman" w:hAnsi="Times New Roman" w:cs="Times New Roman"/>
          <w:sz w:val="24"/>
          <w:szCs w:val="24"/>
        </w:rPr>
        <w:t>, </w:t>
      </w:r>
      <w:r w:rsidRPr="00076908">
        <w:rPr>
          <w:rFonts w:ascii="Times New Roman" w:hAnsi="Times New Roman" w:cs="Times New Roman"/>
          <w:i/>
          <w:iCs/>
          <w:sz w:val="24"/>
          <w:szCs w:val="24"/>
        </w:rPr>
        <w:t>meticulous/meticulously</w:t>
      </w:r>
      <w:r w:rsidRPr="00076908">
        <w:rPr>
          <w:rFonts w:ascii="Times New Roman" w:hAnsi="Times New Roman" w:cs="Times New Roman"/>
          <w:sz w:val="24"/>
          <w:szCs w:val="24"/>
        </w:rPr>
        <w:t>, </w:t>
      </w:r>
      <w:r w:rsidRPr="00076908">
        <w:rPr>
          <w:rFonts w:ascii="Times New Roman" w:hAnsi="Times New Roman" w:cs="Times New Roman"/>
          <w:i/>
          <w:iCs/>
          <w:sz w:val="24"/>
          <w:szCs w:val="24"/>
        </w:rPr>
        <w:t>pivotal</w:t>
      </w:r>
      <w:r w:rsidRPr="00076908">
        <w:rPr>
          <w:rFonts w:ascii="Times New Roman" w:hAnsi="Times New Roman" w:cs="Times New Roman"/>
          <w:sz w:val="24"/>
          <w:szCs w:val="24"/>
        </w:rPr>
        <w:t>, </w:t>
      </w:r>
      <w:r w:rsidRPr="00076908">
        <w:rPr>
          <w:rFonts w:ascii="Times New Roman" w:hAnsi="Times New Roman" w:cs="Times New Roman"/>
          <w:i/>
          <w:iCs/>
          <w:sz w:val="24"/>
          <w:szCs w:val="24"/>
        </w:rPr>
        <w:t>underscore</w:t>
      </w:r>
      <w:r w:rsidRPr="00076908">
        <w:rPr>
          <w:rFonts w:ascii="Times New Roman" w:hAnsi="Times New Roman" w:cs="Times New Roman"/>
          <w:sz w:val="24"/>
          <w:szCs w:val="24"/>
        </w:rPr>
        <w:t>, </w:t>
      </w:r>
      <w:r w:rsidRPr="00076908">
        <w:rPr>
          <w:rFonts w:ascii="Times New Roman" w:hAnsi="Times New Roman" w:cs="Times New Roman"/>
          <w:i/>
          <w:iCs/>
          <w:sz w:val="24"/>
          <w:szCs w:val="24"/>
        </w:rPr>
        <w:t>tapestry</w:t>
      </w:r>
      <w:r w:rsidRPr="00076908">
        <w:rPr>
          <w:rFonts w:ascii="Times New Roman" w:hAnsi="Times New Roman" w:cs="Times New Roman"/>
          <w:sz w:val="24"/>
          <w:szCs w:val="24"/>
        </w:rPr>
        <w:t>, </w:t>
      </w:r>
      <w:r w:rsidRPr="00076908">
        <w:rPr>
          <w:rFonts w:ascii="Times New Roman" w:hAnsi="Times New Roman" w:cs="Times New Roman"/>
          <w:i/>
          <w:iCs/>
          <w:sz w:val="24"/>
          <w:szCs w:val="24"/>
        </w:rPr>
        <w:t>testament</w:t>
      </w:r>
      <w:r w:rsidRPr="00076908">
        <w:rPr>
          <w:rFonts w:ascii="Times New Roman" w:hAnsi="Times New Roman" w:cs="Times New Roman"/>
          <w:sz w:val="24"/>
          <w:szCs w:val="24"/>
        </w:rPr>
        <w:t>, </w:t>
      </w:r>
      <w:r w:rsidRPr="00076908">
        <w:rPr>
          <w:rFonts w:ascii="Times New Roman" w:hAnsi="Times New Roman" w:cs="Times New Roman"/>
          <w:i/>
          <w:iCs/>
          <w:sz w:val="24"/>
          <w:szCs w:val="24"/>
        </w:rPr>
        <w:t>valuable</w:t>
      </w:r>
      <w:r w:rsidRPr="00076908">
        <w:rPr>
          <w:rFonts w:ascii="Times New Roman" w:hAnsi="Times New Roman" w:cs="Times New Roman"/>
          <w:sz w:val="24"/>
          <w:szCs w:val="24"/>
        </w:rPr>
        <w:t>, </w:t>
      </w:r>
      <w:r w:rsidRPr="00076908">
        <w:rPr>
          <w:rFonts w:ascii="Times New Roman" w:hAnsi="Times New Roman" w:cs="Times New Roman"/>
          <w:i/>
          <w:iCs/>
          <w:sz w:val="24"/>
          <w:szCs w:val="24"/>
        </w:rPr>
        <w:t>vibrant</w:t>
      </w:r>
    </w:p>
    <w:p w:rsidR="00076908" w:rsidRPr="00076908" w:rsidRDefault="00076908" w:rsidP="00076908">
      <w:pPr>
        <w:numPr>
          <w:ilvl w:val="0"/>
          <w:numId w:val="8"/>
        </w:numPr>
        <w:rPr>
          <w:rFonts w:ascii="Times New Roman" w:hAnsi="Times New Roman" w:cs="Times New Roman"/>
          <w:sz w:val="24"/>
          <w:szCs w:val="24"/>
        </w:rPr>
      </w:pPr>
      <w:r w:rsidRPr="00076908">
        <w:rPr>
          <w:rFonts w:ascii="Times New Roman" w:hAnsi="Times New Roman" w:cs="Times New Roman"/>
          <w:b/>
          <w:bCs/>
          <w:sz w:val="24"/>
          <w:szCs w:val="24"/>
        </w:rPr>
        <w:t>Mid-2024 to mid-2025</w:t>
      </w:r>
      <w:r w:rsidRPr="00076908">
        <w:rPr>
          <w:rFonts w:ascii="Times New Roman" w:hAnsi="Times New Roman" w:cs="Times New Roman"/>
          <w:sz w:val="24"/>
          <w:szCs w:val="24"/>
        </w:rPr>
        <w:t> (GPT-4o): </w:t>
      </w:r>
      <w:r w:rsidRPr="00076908">
        <w:rPr>
          <w:rFonts w:ascii="Times New Roman" w:hAnsi="Times New Roman" w:cs="Times New Roman"/>
          <w:i/>
          <w:iCs/>
          <w:sz w:val="24"/>
          <w:szCs w:val="24"/>
        </w:rPr>
        <w:t>align with</w:t>
      </w:r>
      <w:r w:rsidRPr="00076908">
        <w:rPr>
          <w:rFonts w:ascii="Times New Roman" w:hAnsi="Times New Roman" w:cs="Times New Roman"/>
          <w:sz w:val="24"/>
          <w:szCs w:val="24"/>
        </w:rPr>
        <w:t>, </w:t>
      </w:r>
      <w:r w:rsidRPr="00076908">
        <w:rPr>
          <w:rFonts w:ascii="Times New Roman" w:hAnsi="Times New Roman" w:cs="Times New Roman"/>
          <w:i/>
          <w:iCs/>
          <w:sz w:val="24"/>
          <w:szCs w:val="24"/>
        </w:rPr>
        <w:t>bolstered</w:t>
      </w:r>
      <w:r w:rsidRPr="00076908">
        <w:rPr>
          <w:rFonts w:ascii="Times New Roman" w:hAnsi="Times New Roman" w:cs="Times New Roman"/>
          <w:sz w:val="24"/>
          <w:szCs w:val="24"/>
        </w:rPr>
        <w:t>, </w:t>
      </w:r>
      <w:r w:rsidRPr="00076908">
        <w:rPr>
          <w:rFonts w:ascii="Times New Roman" w:hAnsi="Times New Roman" w:cs="Times New Roman"/>
          <w:i/>
          <w:iCs/>
          <w:sz w:val="24"/>
          <w:szCs w:val="24"/>
        </w:rPr>
        <w:t>crucial</w:t>
      </w:r>
      <w:r w:rsidRPr="00076908">
        <w:rPr>
          <w:rFonts w:ascii="Times New Roman" w:hAnsi="Times New Roman" w:cs="Times New Roman"/>
          <w:sz w:val="24"/>
          <w:szCs w:val="24"/>
        </w:rPr>
        <w:t>, </w:t>
      </w:r>
      <w:r w:rsidRPr="00076908">
        <w:rPr>
          <w:rFonts w:ascii="Times New Roman" w:hAnsi="Times New Roman" w:cs="Times New Roman"/>
          <w:i/>
          <w:iCs/>
          <w:sz w:val="24"/>
          <w:szCs w:val="24"/>
        </w:rPr>
        <w:t>emphasizing</w:t>
      </w:r>
      <w:r w:rsidRPr="00076908">
        <w:rPr>
          <w:rFonts w:ascii="Times New Roman" w:hAnsi="Times New Roman" w:cs="Times New Roman"/>
          <w:sz w:val="24"/>
          <w:szCs w:val="24"/>
        </w:rPr>
        <w:t>, </w:t>
      </w:r>
      <w:r w:rsidRPr="00076908">
        <w:rPr>
          <w:rFonts w:ascii="Times New Roman" w:hAnsi="Times New Roman" w:cs="Times New Roman"/>
          <w:i/>
          <w:iCs/>
          <w:sz w:val="24"/>
          <w:szCs w:val="24"/>
        </w:rPr>
        <w:t>enhance</w:t>
      </w:r>
      <w:r w:rsidRPr="00076908">
        <w:rPr>
          <w:rFonts w:ascii="Times New Roman" w:hAnsi="Times New Roman" w:cs="Times New Roman"/>
          <w:sz w:val="24"/>
          <w:szCs w:val="24"/>
        </w:rPr>
        <w:t>, </w:t>
      </w:r>
      <w:r w:rsidRPr="00076908">
        <w:rPr>
          <w:rFonts w:ascii="Times New Roman" w:hAnsi="Times New Roman" w:cs="Times New Roman"/>
          <w:i/>
          <w:iCs/>
          <w:sz w:val="24"/>
          <w:szCs w:val="24"/>
        </w:rPr>
        <w:t>enduring</w:t>
      </w:r>
      <w:r w:rsidRPr="00076908">
        <w:rPr>
          <w:rFonts w:ascii="Times New Roman" w:hAnsi="Times New Roman" w:cs="Times New Roman"/>
          <w:sz w:val="24"/>
          <w:szCs w:val="24"/>
        </w:rPr>
        <w:t>, </w:t>
      </w:r>
      <w:r w:rsidRPr="00076908">
        <w:rPr>
          <w:rFonts w:ascii="Times New Roman" w:hAnsi="Times New Roman" w:cs="Times New Roman"/>
          <w:i/>
          <w:iCs/>
          <w:sz w:val="24"/>
          <w:szCs w:val="24"/>
        </w:rPr>
        <w:t>fostering</w:t>
      </w:r>
      <w:r w:rsidRPr="00076908">
        <w:rPr>
          <w:rFonts w:ascii="Times New Roman" w:hAnsi="Times New Roman" w:cs="Times New Roman"/>
          <w:sz w:val="24"/>
          <w:szCs w:val="24"/>
        </w:rPr>
        <w:t>, </w:t>
      </w:r>
      <w:r w:rsidRPr="00076908">
        <w:rPr>
          <w:rFonts w:ascii="Times New Roman" w:hAnsi="Times New Roman" w:cs="Times New Roman"/>
          <w:i/>
          <w:iCs/>
          <w:sz w:val="24"/>
          <w:szCs w:val="24"/>
        </w:rPr>
        <w:t>highlighting</w:t>
      </w:r>
      <w:r w:rsidRPr="00076908">
        <w:rPr>
          <w:rFonts w:ascii="Times New Roman" w:hAnsi="Times New Roman" w:cs="Times New Roman"/>
          <w:sz w:val="24"/>
          <w:szCs w:val="24"/>
        </w:rPr>
        <w:t>, </w:t>
      </w:r>
      <w:r w:rsidRPr="00076908">
        <w:rPr>
          <w:rFonts w:ascii="Times New Roman" w:hAnsi="Times New Roman" w:cs="Times New Roman"/>
          <w:i/>
          <w:iCs/>
          <w:sz w:val="24"/>
          <w:szCs w:val="24"/>
        </w:rPr>
        <w:t>pivotal</w:t>
      </w:r>
      <w:r w:rsidRPr="00076908">
        <w:rPr>
          <w:rFonts w:ascii="Times New Roman" w:hAnsi="Times New Roman" w:cs="Times New Roman"/>
          <w:sz w:val="24"/>
          <w:szCs w:val="24"/>
        </w:rPr>
        <w:t>, </w:t>
      </w:r>
      <w:r w:rsidRPr="00076908">
        <w:rPr>
          <w:rFonts w:ascii="Times New Roman" w:hAnsi="Times New Roman" w:cs="Times New Roman"/>
          <w:i/>
          <w:iCs/>
          <w:sz w:val="24"/>
          <w:szCs w:val="24"/>
        </w:rPr>
        <w:t>showcasing</w:t>
      </w:r>
      <w:r w:rsidRPr="00076908">
        <w:rPr>
          <w:rFonts w:ascii="Times New Roman" w:hAnsi="Times New Roman" w:cs="Times New Roman"/>
          <w:sz w:val="24"/>
          <w:szCs w:val="24"/>
        </w:rPr>
        <w:t>, </w:t>
      </w:r>
      <w:r w:rsidRPr="00076908">
        <w:rPr>
          <w:rFonts w:ascii="Times New Roman" w:hAnsi="Times New Roman" w:cs="Times New Roman"/>
          <w:i/>
          <w:iCs/>
          <w:sz w:val="24"/>
          <w:szCs w:val="24"/>
        </w:rPr>
        <w:t>underscore</w:t>
      </w:r>
      <w:r w:rsidRPr="00076908">
        <w:rPr>
          <w:rFonts w:ascii="Times New Roman" w:hAnsi="Times New Roman" w:cs="Times New Roman"/>
          <w:sz w:val="24"/>
          <w:szCs w:val="24"/>
        </w:rPr>
        <w:t>, </w:t>
      </w:r>
      <w:r w:rsidRPr="00076908">
        <w:rPr>
          <w:rFonts w:ascii="Times New Roman" w:hAnsi="Times New Roman" w:cs="Times New Roman"/>
          <w:i/>
          <w:iCs/>
          <w:sz w:val="24"/>
          <w:szCs w:val="24"/>
        </w:rPr>
        <w:t>vibrant</w:t>
      </w:r>
    </w:p>
    <w:p w:rsidR="00076908" w:rsidRPr="00076908" w:rsidRDefault="00076908" w:rsidP="00076908">
      <w:pPr>
        <w:numPr>
          <w:ilvl w:val="0"/>
          <w:numId w:val="8"/>
        </w:numPr>
        <w:rPr>
          <w:rFonts w:ascii="Times New Roman" w:hAnsi="Times New Roman" w:cs="Times New Roman"/>
          <w:sz w:val="24"/>
          <w:szCs w:val="24"/>
        </w:rPr>
      </w:pPr>
      <w:r w:rsidRPr="00076908">
        <w:rPr>
          <w:rFonts w:ascii="Times New Roman" w:hAnsi="Times New Roman" w:cs="Times New Roman"/>
          <w:b/>
          <w:bCs/>
          <w:sz w:val="24"/>
          <w:szCs w:val="24"/>
        </w:rPr>
        <w:t>Mid-2025 and on</w:t>
      </w:r>
      <w:r w:rsidRPr="00076908">
        <w:rPr>
          <w:rFonts w:ascii="Times New Roman" w:hAnsi="Times New Roman" w:cs="Times New Roman"/>
          <w:sz w:val="24"/>
          <w:szCs w:val="24"/>
        </w:rPr>
        <w:t> (GPT-5): </w:t>
      </w:r>
      <w:r w:rsidRPr="00076908">
        <w:rPr>
          <w:rFonts w:ascii="Times New Roman" w:hAnsi="Times New Roman" w:cs="Times New Roman"/>
          <w:i/>
          <w:iCs/>
          <w:sz w:val="24"/>
          <w:szCs w:val="24"/>
        </w:rPr>
        <w:t>emphasizing</w:t>
      </w:r>
      <w:r w:rsidRPr="00076908">
        <w:rPr>
          <w:rFonts w:ascii="Times New Roman" w:hAnsi="Times New Roman" w:cs="Times New Roman"/>
          <w:sz w:val="24"/>
          <w:szCs w:val="24"/>
        </w:rPr>
        <w:t>, </w:t>
      </w:r>
      <w:r w:rsidRPr="00076908">
        <w:rPr>
          <w:rFonts w:ascii="Times New Roman" w:hAnsi="Times New Roman" w:cs="Times New Roman"/>
          <w:i/>
          <w:iCs/>
          <w:sz w:val="24"/>
          <w:szCs w:val="24"/>
        </w:rPr>
        <w:t>enhance</w:t>
      </w:r>
      <w:r w:rsidRPr="00076908">
        <w:rPr>
          <w:rFonts w:ascii="Times New Roman" w:hAnsi="Times New Roman" w:cs="Times New Roman"/>
          <w:sz w:val="24"/>
          <w:szCs w:val="24"/>
        </w:rPr>
        <w:t>, </w:t>
      </w:r>
      <w:r w:rsidRPr="00076908">
        <w:rPr>
          <w:rFonts w:ascii="Times New Roman" w:hAnsi="Times New Roman" w:cs="Times New Roman"/>
          <w:i/>
          <w:iCs/>
          <w:sz w:val="24"/>
          <w:szCs w:val="24"/>
        </w:rPr>
        <w:t>highlighting</w:t>
      </w:r>
      <w:r w:rsidRPr="00076908">
        <w:rPr>
          <w:rFonts w:ascii="Times New Roman" w:hAnsi="Times New Roman" w:cs="Times New Roman"/>
          <w:sz w:val="24"/>
          <w:szCs w:val="24"/>
        </w:rPr>
        <w:t>, </w:t>
      </w:r>
      <w:r w:rsidRPr="00076908">
        <w:rPr>
          <w:rFonts w:ascii="Times New Roman" w:hAnsi="Times New Roman" w:cs="Times New Roman"/>
          <w:i/>
          <w:iCs/>
          <w:sz w:val="24"/>
          <w:szCs w:val="24"/>
        </w:rPr>
        <w:t>showcasing</w:t>
      </w:r>
      <w:r w:rsidRPr="00076908">
        <w:rPr>
          <w:rFonts w:ascii="Times New Roman" w:hAnsi="Times New Roman" w:cs="Times New Roman"/>
          <w:sz w:val="24"/>
          <w:szCs w:val="24"/>
        </w:rPr>
        <w:t> (plus words associated with </w:t>
      </w:r>
      <w:hyperlink r:id="rId209" w:anchor="Undue_emphasis_on_notability,_attribution,_and_media_coverage" w:history="1">
        <w:r w:rsidRPr="00076908">
          <w:rPr>
            <w:rStyle w:val="Hyperlink"/>
            <w:rFonts w:ascii="Times New Roman" w:hAnsi="Times New Roman" w:cs="Times New Roman"/>
            <w:sz w:val="24"/>
            <w:szCs w:val="24"/>
          </w:rPr>
          <w:t>"Undue emphasis on notability, attribution, and media coverage"</w:t>
        </w:r>
      </w:hyperlink>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Please keep context in mind. For example, while the figurative use of "underscore" is ubiquitous in earlier AI text, the word can also refer to a literal underline mark or to </w:t>
      </w:r>
      <w:hyperlink r:id="rId210" w:tooltip="Incidental music" w:history="1">
        <w:r w:rsidRPr="00076908">
          <w:rPr>
            <w:rStyle w:val="Hyperlink"/>
            <w:rFonts w:ascii="Times New Roman" w:hAnsi="Times New Roman" w:cs="Times New Roman"/>
            <w:sz w:val="24"/>
            <w:szCs w:val="24"/>
          </w:rPr>
          <w:t>incidental music</w:t>
        </w:r>
      </w:hyperlink>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Somali cuisine is an intricate and diverse fusion of a multitude of culinary influences, drawing from the rich tapestry of </w:t>
      </w:r>
      <w:hyperlink r:id="rId211" w:tooltip="Arab cuisine" w:history="1">
        <w:r w:rsidRPr="00076908">
          <w:rPr>
            <w:rStyle w:val="Hyperlink"/>
            <w:rFonts w:ascii="Times New Roman" w:hAnsi="Times New Roman" w:cs="Times New Roman"/>
            <w:sz w:val="24"/>
            <w:szCs w:val="24"/>
          </w:rPr>
          <w:t>Arab</w:t>
        </w:r>
      </w:hyperlink>
      <w:r w:rsidRPr="00076908">
        <w:rPr>
          <w:rFonts w:ascii="Times New Roman" w:hAnsi="Times New Roman" w:cs="Times New Roman"/>
          <w:sz w:val="24"/>
          <w:szCs w:val="24"/>
        </w:rPr>
        <w:t>, </w:t>
      </w:r>
      <w:hyperlink r:id="rId212" w:tooltip="Indian cuisine" w:history="1">
        <w:r w:rsidRPr="00076908">
          <w:rPr>
            <w:rStyle w:val="Hyperlink"/>
            <w:rFonts w:ascii="Times New Roman" w:hAnsi="Times New Roman" w:cs="Times New Roman"/>
            <w:sz w:val="24"/>
            <w:szCs w:val="24"/>
          </w:rPr>
          <w:t>Indian</w:t>
        </w:r>
      </w:hyperlink>
      <w:r w:rsidRPr="00076908">
        <w:rPr>
          <w:rFonts w:ascii="Times New Roman" w:hAnsi="Times New Roman" w:cs="Times New Roman"/>
          <w:sz w:val="24"/>
          <w:szCs w:val="24"/>
        </w:rPr>
        <w:t>, and </w:t>
      </w:r>
      <w:hyperlink r:id="rId213" w:tooltip="Italian cuisine" w:history="1">
        <w:r w:rsidRPr="00076908">
          <w:rPr>
            <w:rStyle w:val="Hyperlink"/>
            <w:rFonts w:ascii="Times New Roman" w:hAnsi="Times New Roman" w:cs="Times New Roman"/>
            <w:sz w:val="24"/>
            <w:szCs w:val="24"/>
          </w:rPr>
          <w:t>Italian</w:t>
        </w:r>
      </w:hyperlink>
      <w:r w:rsidRPr="00076908">
        <w:rPr>
          <w:rFonts w:ascii="Times New Roman" w:hAnsi="Times New Roman" w:cs="Times New Roman"/>
          <w:sz w:val="24"/>
          <w:szCs w:val="24"/>
        </w:rPr>
        <w:t> flavours. This culinary tapestry is a direct result of Somalia's longstanding heritage of vibrant trade and bustling commerce.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Additionally, a distinctive feature of Somali culinary tradition is the incorporation of </w:t>
      </w:r>
      <w:hyperlink r:id="rId214" w:tooltip="Camel" w:history="1">
        <w:r w:rsidRPr="00076908">
          <w:rPr>
            <w:rStyle w:val="Hyperlink"/>
            <w:rFonts w:ascii="Times New Roman" w:hAnsi="Times New Roman" w:cs="Times New Roman"/>
            <w:sz w:val="24"/>
            <w:szCs w:val="24"/>
          </w:rPr>
          <w:t>camel</w:t>
        </w:r>
      </w:hyperlink>
      <w:r w:rsidRPr="00076908">
        <w:rPr>
          <w:rFonts w:ascii="Times New Roman" w:hAnsi="Times New Roman" w:cs="Times New Roman"/>
          <w:sz w:val="24"/>
          <w:szCs w:val="24"/>
        </w:rPr>
        <w:t> </w:t>
      </w:r>
      <w:hyperlink r:id="rId215" w:tooltip="Meat" w:history="1">
        <w:r w:rsidRPr="00076908">
          <w:rPr>
            <w:rStyle w:val="Hyperlink"/>
            <w:rFonts w:ascii="Times New Roman" w:hAnsi="Times New Roman" w:cs="Times New Roman"/>
            <w:sz w:val="24"/>
            <w:szCs w:val="24"/>
          </w:rPr>
          <w:t>meat</w:t>
        </w:r>
      </w:hyperlink>
      <w:r w:rsidRPr="00076908">
        <w:rPr>
          <w:rFonts w:ascii="Times New Roman" w:hAnsi="Times New Roman" w:cs="Times New Roman"/>
          <w:sz w:val="24"/>
          <w:szCs w:val="24"/>
        </w:rPr>
        <w:t> and </w:t>
      </w:r>
      <w:hyperlink r:id="rId216" w:tooltip="Milk" w:history="1">
        <w:r w:rsidRPr="00076908">
          <w:rPr>
            <w:rStyle w:val="Hyperlink"/>
            <w:rFonts w:ascii="Times New Roman" w:hAnsi="Times New Roman" w:cs="Times New Roman"/>
            <w:sz w:val="24"/>
            <w:szCs w:val="24"/>
          </w:rPr>
          <w:t>milk</w:t>
        </w:r>
      </w:hyperlink>
      <w:r w:rsidRPr="00076908">
        <w:rPr>
          <w:rFonts w:ascii="Times New Roman" w:hAnsi="Times New Roman" w:cs="Times New Roman"/>
          <w:sz w:val="24"/>
          <w:szCs w:val="24"/>
        </w:rPr>
        <w:t>. They are considered a delicacy and serve as cherished and fundamental elements in the rich tapestry of Somali cuisine.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An enduring testament to the influence of </w:t>
      </w:r>
      <w:hyperlink r:id="rId217" w:tooltip="Italian Somaliland" w:history="1">
        <w:r w:rsidRPr="00076908">
          <w:rPr>
            <w:rStyle w:val="Hyperlink"/>
            <w:rFonts w:ascii="Times New Roman" w:hAnsi="Times New Roman" w:cs="Times New Roman"/>
            <w:sz w:val="24"/>
            <w:szCs w:val="24"/>
          </w:rPr>
          <w:t>Italian colonial rule in Somalia</w:t>
        </w:r>
      </w:hyperlink>
      <w:r w:rsidRPr="00076908">
        <w:rPr>
          <w:rFonts w:ascii="Times New Roman" w:hAnsi="Times New Roman" w:cs="Times New Roman"/>
          <w:sz w:val="24"/>
          <w:szCs w:val="24"/>
        </w:rPr>
        <w:t> is the widespread adoption of </w:t>
      </w:r>
      <w:hyperlink r:id="rId218" w:tooltip="Pasta" w:history="1">
        <w:r w:rsidRPr="00076908">
          <w:rPr>
            <w:rStyle w:val="Hyperlink"/>
            <w:rFonts w:ascii="Times New Roman" w:hAnsi="Times New Roman" w:cs="Times New Roman"/>
            <w:sz w:val="24"/>
            <w:szCs w:val="24"/>
          </w:rPr>
          <w:t>pasta</w:t>
        </w:r>
      </w:hyperlink>
      <w:r w:rsidRPr="00076908">
        <w:rPr>
          <w:rFonts w:ascii="Times New Roman" w:hAnsi="Times New Roman" w:cs="Times New Roman"/>
          <w:sz w:val="24"/>
          <w:szCs w:val="24"/>
        </w:rPr>
        <w:t> and </w:t>
      </w:r>
      <w:hyperlink r:id="rId219" w:tooltip="Lasagna" w:history="1">
        <w:r w:rsidRPr="00076908">
          <w:rPr>
            <w:rStyle w:val="Hyperlink"/>
            <w:rFonts w:ascii="Times New Roman" w:hAnsi="Times New Roman" w:cs="Times New Roman"/>
            <w:sz w:val="24"/>
            <w:szCs w:val="24"/>
          </w:rPr>
          <w:t>lasagne</w:t>
        </w:r>
      </w:hyperlink>
      <w:r w:rsidRPr="00076908">
        <w:rPr>
          <w:rFonts w:ascii="Times New Roman" w:hAnsi="Times New Roman" w:cs="Times New Roman"/>
          <w:sz w:val="24"/>
          <w:szCs w:val="24"/>
        </w:rPr>
        <w:t> in the local culinary landscape, espicially in the south, showcasing how these dishes have integrated into the traditional diet alongside rice.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Additionally, Somali merchants played a pivotal role in the global coffee trade, being one of the first to export coffee beans.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20" w:tooltip="Special:Diff/1292567688"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21" w:tooltip="Somali people" w:history="1">
        <w:r w:rsidRPr="00076908">
          <w:rPr>
            <w:rStyle w:val="Hyperlink"/>
            <w:rFonts w:ascii="Times New Roman" w:hAnsi="Times New Roman" w:cs="Times New Roman"/>
            <w:sz w:val="24"/>
            <w:szCs w:val="24"/>
          </w:rPr>
          <w:t>Somali people</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inscriptions also offer valuable insights into the construction of the mosque. They record the names of the key craftsmen involved, including Mason Ahmad b. Muhammad, known as Haddad (the smith or iron-worker), and Hjajji Muhammad, the tile-cutter from </w:t>
      </w:r>
      <w:hyperlink r:id="rId222" w:tooltip="Tabriz" w:history="1">
        <w:r w:rsidRPr="00076908">
          <w:rPr>
            <w:rStyle w:val="Hyperlink"/>
            <w:rFonts w:ascii="Times New Roman" w:hAnsi="Times New Roman" w:cs="Times New Roman"/>
            <w:sz w:val="24"/>
            <w:szCs w:val="24"/>
          </w:rPr>
          <w:t>Tabriz</w:t>
        </w:r>
      </w:hyperlink>
      <w:r w:rsidRPr="00076908">
        <w:rPr>
          <w:rFonts w:ascii="Times New Roman" w:hAnsi="Times New Roman" w:cs="Times New Roman"/>
          <w:sz w:val="24"/>
          <w:szCs w:val="24"/>
        </w:rPr>
        <w:t>. These names highlight the collaborative nature of mosque construction and emphasize the contributions of skilled artisans. [...] For example, the repeated invocation of the names of Muhammad and the Twelve Imams in Kufic script highlights the Shi'ite character of the mosque and links its construction to the broader context of the Ilkhanid state's official adoption of Shi'ism under </w:t>
      </w:r>
      <w:hyperlink r:id="rId223" w:tooltip="Öljaitü" w:history="1">
        <w:r w:rsidRPr="00076908">
          <w:rPr>
            <w:rStyle w:val="Hyperlink"/>
            <w:rFonts w:ascii="Times New Roman" w:hAnsi="Times New Roman" w:cs="Times New Roman"/>
            <w:sz w:val="24"/>
            <w:szCs w:val="24"/>
          </w:rPr>
          <w:t>Oljeitu</w:t>
        </w:r>
      </w:hyperlink>
      <w:r w:rsidRPr="00076908">
        <w:rPr>
          <w:rFonts w:ascii="Times New Roman" w:hAnsi="Times New Roman" w:cs="Times New Roman"/>
          <w:sz w:val="24"/>
          <w:szCs w:val="24"/>
        </w:rPr>
        <w:t>. [...] This inscription, commissioned during the reign of the AqQoyunlu ruler Uzun Hasan, also underscores the enduring practice of pious patronage for mosque upkeep and renovation.</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24" w:tooltip="Special:Diff/1263234661"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25" w:tooltip="Jameh Mosque of Ashtarjan" w:history="1">
        <w:r w:rsidRPr="00076908">
          <w:rPr>
            <w:rStyle w:val="Hyperlink"/>
            <w:rFonts w:ascii="Times New Roman" w:hAnsi="Times New Roman" w:cs="Times New Roman"/>
            <w:sz w:val="24"/>
            <w:szCs w:val="24"/>
          </w:rPr>
          <w:t>Jameh Mosque of Ashtarjan</w:t>
        </w:r>
      </w:hyperlink>
      <w:r w:rsidRPr="00076908">
        <w:rPr>
          <w:rFonts w:ascii="Times New Roman" w:hAnsi="Times New Roman" w:cs="Times New Roman"/>
          <w:sz w:val="24"/>
          <w:szCs w:val="24"/>
        </w:rPr>
        <w:t>, which contains text pasted from </w:t>
      </w:r>
      <w:hyperlink r:id="rId226" w:tooltip="Special:Diff/1263233100"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a user subpage</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Avoidance of basic copulatives ("is"/"are" phrases)</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4"/>
        <w:gridCol w:w="10300"/>
      </w:tblGrid>
      <w:tr w:rsidR="00076908" w:rsidRPr="00076908">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076908" w:rsidRPr="00076908" w:rsidRDefault="00076908" w:rsidP="00076908">
            <w:pPr>
              <w:rPr>
                <w:rFonts w:ascii="Times New Roman" w:hAnsi="Times New Roman" w:cs="Times New Roman"/>
                <w:sz w:val="24"/>
                <w:szCs w:val="24"/>
              </w:rPr>
            </w:pPr>
          </w:p>
        </w:tc>
        <w:tc>
          <w:tcPr>
            <w:tcW w:w="10920" w:type="dxa"/>
            <w:tcBorders>
              <w:top w:val="nil"/>
              <w:left w:val="nil"/>
              <w:bottom w:val="nil"/>
              <w:right w:val="nil"/>
            </w:tcBorders>
            <w:shd w:val="clear" w:color="auto" w:fill="F8EABA"/>
            <w:tcMar>
              <w:top w:w="60" w:type="dxa"/>
              <w:left w:w="216" w:type="dxa"/>
              <w:bottom w:w="60" w:type="dxa"/>
              <w:right w:w="21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Words to watch: </w:t>
            </w:r>
            <w:r w:rsidRPr="00076908">
              <w:rPr>
                <w:rFonts w:ascii="Times New Roman" w:hAnsi="Times New Roman" w:cs="Times New Roman"/>
                <w:b/>
                <w:bCs/>
                <w:i/>
                <w:iCs/>
                <w:sz w:val="24"/>
                <w:szCs w:val="24"/>
              </w:rPr>
              <w:t>serves as/stands as/marks/represents [a]</w:t>
            </w:r>
            <w:r w:rsidRPr="00076908">
              <w:rPr>
                <w:rFonts w:ascii="Times New Roman" w:hAnsi="Times New Roman" w:cs="Times New Roman"/>
                <w:b/>
                <w:bCs/>
                <w:sz w:val="24"/>
                <w:szCs w:val="24"/>
              </w:rPr>
              <w:t>, </w:t>
            </w:r>
            <w:r w:rsidRPr="00076908">
              <w:rPr>
                <w:rFonts w:ascii="Times New Roman" w:hAnsi="Times New Roman" w:cs="Times New Roman"/>
                <w:b/>
                <w:bCs/>
                <w:i/>
                <w:iCs/>
                <w:sz w:val="24"/>
                <w:szCs w:val="24"/>
              </w:rPr>
              <w:t>boasts/features/offers [a]</w:t>
            </w:r>
          </w:p>
        </w:tc>
      </w:tr>
    </w:tbl>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LLM-generated text often substitutes constructions like </w:t>
      </w:r>
      <w:r w:rsidRPr="00076908">
        <w:rPr>
          <w:rFonts w:ascii="Times New Roman" w:hAnsi="Times New Roman" w:cs="Times New Roman"/>
          <w:i/>
          <w:iCs/>
          <w:sz w:val="24"/>
          <w:szCs w:val="24"/>
        </w:rPr>
        <w:t>serves as a</w:t>
      </w:r>
      <w:r w:rsidRPr="00076908">
        <w:rPr>
          <w:rFonts w:ascii="Times New Roman" w:hAnsi="Times New Roman" w:cs="Times New Roman"/>
          <w:sz w:val="24"/>
          <w:szCs w:val="24"/>
        </w:rPr>
        <w:t> or </w:t>
      </w:r>
      <w:r w:rsidRPr="00076908">
        <w:rPr>
          <w:rFonts w:ascii="Times New Roman" w:hAnsi="Times New Roman" w:cs="Times New Roman"/>
          <w:i/>
          <w:iCs/>
          <w:sz w:val="24"/>
          <w:szCs w:val="24"/>
        </w:rPr>
        <w:t>mark the</w:t>
      </w:r>
      <w:r w:rsidRPr="00076908">
        <w:rPr>
          <w:rFonts w:ascii="Times New Roman" w:hAnsi="Times New Roman" w:cs="Times New Roman"/>
          <w:sz w:val="24"/>
          <w:szCs w:val="24"/>
        </w:rPr>
        <w:t> for their simpler counterparts that use </w:t>
      </w:r>
      <w:hyperlink r:id="rId227" w:tooltip="Copula (linguistics)" w:history="1">
        <w:r w:rsidRPr="00076908">
          <w:rPr>
            <w:rStyle w:val="Hyperlink"/>
            <w:rFonts w:ascii="Times New Roman" w:hAnsi="Times New Roman" w:cs="Times New Roman"/>
            <w:sz w:val="24"/>
            <w:szCs w:val="24"/>
          </w:rPr>
          <w:t>copulas</w:t>
        </w:r>
      </w:hyperlink>
      <w:r w:rsidRPr="00076908">
        <w:rPr>
          <w:rFonts w:ascii="Times New Roman" w:hAnsi="Times New Roman" w:cs="Times New Roman"/>
          <w:sz w:val="24"/>
          <w:szCs w:val="24"/>
        </w:rPr>
        <w:t> such as </w:t>
      </w:r>
      <w:r w:rsidRPr="00076908">
        <w:rPr>
          <w:rFonts w:ascii="Times New Roman" w:hAnsi="Times New Roman" w:cs="Times New Roman"/>
          <w:i/>
          <w:iCs/>
          <w:sz w:val="24"/>
          <w:szCs w:val="24"/>
        </w:rPr>
        <w:t>is</w:t>
      </w:r>
      <w:r w:rsidRPr="00076908">
        <w:rPr>
          <w:rFonts w:ascii="Times New Roman" w:hAnsi="Times New Roman" w:cs="Times New Roman"/>
          <w:sz w:val="24"/>
          <w:szCs w:val="24"/>
        </w:rPr>
        <w:t> or </w:t>
      </w:r>
      <w:r w:rsidRPr="00076908">
        <w:rPr>
          <w:rFonts w:ascii="Times New Roman" w:hAnsi="Times New Roman" w:cs="Times New Roman"/>
          <w:i/>
          <w:iCs/>
          <w:sz w:val="24"/>
          <w:szCs w:val="24"/>
        </w:rPr>
        <w:t>are</w:t>
      </w:r>
      <w:r w:rsidRPr="00076908">
        <w:rPr>
          <w:rFonts w:ascii="Times New Roman" w:hAnsi="Times New Roman" w:cs="Times New Roman"/>
          <w:sz w:val="24"/>
          <w:szCs w:val="24"/>
        </w:rPr>
        <w:t>. One study documented an over 10% decrease in the usage of the words </w:t>
      </w:r>
      <w:r w:rsidRPr="00076908">
        <w:rPr>
          <w:rFonts w:ascii="Times New Roman" w:hAnsi="Times New Roman" w:cs="Times New Roman"/>
          <w:i/>
          <w:iCs/>
          <w:sz w:val="24"/>
          <w:szCs w:val="24"/>
        </w:rPr>
        <w:t>is</w:t>
      </w:r>
      <w:r w:rsidRPr="00076908">
        <w:rPr>
          <w:rFonts w:ascii="Times New Roman" w:hAnsi="Times New Roman" w:cs="Times New Roman"/>
          <w:sz w:val="24"/>
          <w:szCs w:val="24"/>
        </w:rPr>
        <w:t> and </w:t>
      </w:r>
      <w:r w:rsidRPr="00076908">
        <w:rPr>
          <w:rFonts w:ascii="Times New Roman" w:hAnsi="Times New Roman" w:cs="Times New Roman"/>
          <w:i/>
          <w:iCs/>
          <w:sz w:val="24"/>
          <w:szCs w:val="24"/>
        </w:rPr>
        <w:t>are</w:t>
      </w:r>
      <w:r w:rsidRPr="00076908">
        <w:rPr>
          <w:rFonts w:ascii="Times New Roman" w:hAnsi="Times New Roman" w:cs="Times New Roman"/>
          <w:sz w:val="24"/>
          <w:szCs w:val="24"/>
        </w:rPr>
        <w:t> in academic writing in 2023, with no major changes in their frequency before that.</w:t>
      </w:r>
      <w:hyperlink r:id="rId228" w:anchor="cite_note-geng2-19" w:history="1">
        <w:r w:rsidRPr="00076908">
          <w:rPr>
            <w:rStyle w:val="Hyperlink"/>
            <w:rFonts w:ascii="Times New Roman" w:hAnsi="Times New Roman" w:cs="Times New Roman"/>
            <w:sz w:val="24"/>
            <w:szCs w:val="24"/>
            <w:vertAlign w:val="superscript"/>
          </w:rPr>
          <w:t>[13]</w:t>
        </w:r>
      </w:hyperlink>
      <w:r w:rsidRPr="00076908">
        <w:rPr>
          <w:rFonts w:ascii="Times New Roman" w:hAnsi="Times New Roman" w:cs="Times New Roman"/>
          <w:sz w:val="24"/>
          <w:szCs w:val="24"/>
        </w:rPr>
        <w:t> Similarly, it prefers phrases with </w:t>
      </w:r>
      <w:r w:rsidRPr="00076908">
        <w:rPr>
          <w:rFonts w:ascii="Times New Roman" w:hAnsi="Times New Roman" w:cs="Times New Roman"/>
          <w:i/>
          <w:iCs/>
          <w:sz w:val="24"/>
          <w:szCs w:val="24"/>
        </w:rPr>
        <w:t>features</w:t>
      </w:r>
      <w:r w:rsidRPr="00076908">
        <w:rPr>
          <w:rFonts w:ascii="Times New Roman" w:hAnsi="Times New Roman" w:cs="Times New Roman"/>
          <w:sz w:val="24"/>
          <w:szCs w:val="24"/>
        </w:rPr>
        <w:t>, </w:t>
      </w:r>
      <w:r w:rsidRPr="00076908">
        <w:rPr>
          <w:rFonts w:ascii="Times New Roman" w:hAnsi="Times New Roman" w:cs="Times New Roman"/>
          <w:i/>
          <w:iCs/>
          <w:sz w:val="24"/>
          <w:szCs w:val="24"/>
        </w:rPr>
        <w:t>offers</w:t>
      </w:r>
      <w:r w:rsidRPr="00076908">
        <w:rPr>
          <w:rFonts w:ascii="Times New Roman" w:hAnsi="Times New Roman" w:cs="Times New Roman"/>
          <w:sz w:val="24"/>
          <w:szCs w:val="24"/>
        </w:rPr>
        <w:t>, and the like to their more neutral counterparts with </w:t>
      </w:r>
      <w:r w:rsidRPr="00076908">
        <w:rPr>
          <w:rFonts w:ascii="Times New Roman" w:hAnsi="Times New Roman" w:cs="Times New Roman"/>
          <w:i/>
          <w:iCs/>
          <w:sz w:val="24"/>
          <w:szCs w:val="24"/>
        </w:rPr>
        <w:t>has</w:t>
      </w:r>
      <w:r w:rsidRPr="00076908">
        <w:rPr>
          <w:rFonts w:ascii="Times New Roman" w:hAnsi="Times New Roman" w:cs="Times New Roman"/>
          <w:sz w:val="24"/>
          <w:szCs w:val="24"/>
        </w:rPr>
        <w:t>. Sometimes these constructions are more elaborate, e.g., </w:t>
      </w:r>
      <w:r w:rsidRPr="00076908">
        <w:rPr>
          <w:rFonts w:ascii="Times New Roman" w:hAnsi="Times New Roman" w:cs="Times New Roman"/>
          <w:i/>
          <w:iCs/>
          <w:sz w:val="24"/>
          <w:szCs w:val="24"/>
        </w:rPr>
        <w:t>ventured into politics as a candidate</w:t>
      </w:r>
      <w:r w:rsidRPr="00076908">
        <w:rPr>
          <w:rFonts w:ascii="Times New Roman" w:hAnsi="Times New Roman" w:cs="Times New Roman"/>
          <w:sz w:val="24"/>
          <w:szCs w:val="24"/>
        </w:rPr>
        <w:t> versus </w:t>
      </w:r>
      <w:r w:rsidRPr="00076908">
        <w:rPr>
          <w:rFonts w:ascii="Times New Roman" w:hAnsi="Times New Roman" w:cs="Times New Roman"/>
          <w:i/>
          <w:iCs/>
          <w:sz w:val="24"/>
          <w:szCs w:val="24"/>
        </w:rPr>
        <w:t>was a candidate</w:t>
      </w:r>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This is particularly visible in AI copyedits, which will often "improve" text in this way. The study above also demonstrated that when GPT-3.5 was prompted to "Revise the following sentence" in 10,000 abstracts, the words </w:t>
      </w:r>
      <w:r w:rsidRPr="00076908">
        <w:rPr>
          <w:rFonts w:ascii="Times New Roman" w:hAnsi="Times New Roman" w:cs="Times New Roman"/>
          <w:i/>
          <w:iCs/>
          <w:sz w:val="24"/>
          <w:szCs w:val="24"/>
        </w:rPr>
        <w:t>is</w:t>
      </w:r>
      <w:r w:rsidRPr="00076908">
        <w:rPr>
          <w:rFonts w:ascii="Times New Roman" w:hAnsi="Times New Roman" w:cs="Times New Roman"/>
          <w:sz w:val="24"/>
          <w:szCs w:val="24"/>
        </w:rPr>
        <w:t> and </w:t>
      </w:r>
      <w:r w:rsidRPr="00076908">
        <w:rPr>
          <w:rFonts w:ascii="Times New Roman" w:hAnsi="Times New Roman" w:cs="Times New Roman"/>
          <w:i/>
          <w:iCs/>
          <w:sz w:val="24"/>
          <w:szCs w:val="24"/>
        </w:rPr>
        <w:t>are</w:t>
      </w:r>
      <w:r w:rsidRPr="00076908">
        <w:rPr>
          <w:rFonts w:ascii="Times New Roman" w:hAnsi="Times New Roman" w:cs="Times New Roman"/>
          <w:sz w:val="24"/>
          <w:szCs w:val="24"/>
        </w:rPr>
        <w:t> appeared less often in the revised versions.</w:t>
      </w:r>
      <w:hyperlink r:id="rId229" w:anchor="cite_note-geng2-19" w:history="1">
        <w:r w:rsidRPr="00076908">
          <w:rPr>
            <w:rStyle w:val="Hyperlink"/>
            <w:rFonts w:ascii="Times New Roman" w:hAnsi="Times New Roman" w:cs="Times New Roman"/>
            <w:sz w:val="24"/>
            <w:szCs w:val="24"/>
            <w:vertAlign w:val="superscript"/>
          </w:rPr>
          <w:t>[13]</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Note: This sign does not apply to Wikipedia leads (of the form "[Article subject] is..."); since LLMs are trained in part on Wikipedia, they have plenty of examples of leads to emulate.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tbl>
      <w:tblPr>
        <w:tblW w:w="9810" w:type="dxa"/>
        <w:tblCellSpacing w:w="15" w:type="dxa"/>
        <w:shd w:val="clear" w:color="auto" w:fill="FFFFFF"/>
        <w:tblCellMar>
          <w:top w:w="15" w:type="dxa"/>
          <w:left w:w="15" w:type="dxa"/>
          <w:bottom w:w="15" w:type="dxa"/>
          <w:right w:w="15" w:type="dxa"/>
        </w:tblCellMar>
        <w:tblLook w:val="04A0"/>
      </w:tblPr>
      <w:tblGrid>
        <w:gridCol w:w="302"/>
        <w:gridCol w:w="3470"/>
        <w:gridCol w:w="287"/>
        <w:gridCol w:w="5751"/>
      </w:tblGrid>
      <w:tr w:rsidR="00E537EA" w:rsidRPr="00076908" w:rsidTr="00076908">
        <w:trPr>
          <w:trHeight w:val="1438"/>
          <w:tblCellSpacing w:w="15" w:type="dxa"/>
        </w:trPr>
        <w:tc>
          <w:tcPr>
            <w:tcW w:w="152" w:type="dxa"/>
            <w:shd w:val="clear" w:color="auto" w:fill="FFFFFF"/>
            <w:tcMar>
              <w:top w:w="60" w:type="dxa"/>
              <w:left w:w="60" w:type="dxa"/>
              <w:bottom w:w="60" w:type="dxa"/>
              <w:right w:w="60" w:type="dxa"/>
            </w:tcMar>
            <w:vAlign w:val="center"/>
            <w:hideMark/>
          </w:tcPr>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w:t>
            </w:r>
          </w:p>
        </w:tc>
        <w:tc>
          <w:tcPr>
            <w:tcW w:w="2256" w:type="dxa"/>
            <w:tcBorders>
              <w:top w:val="single" w:sz="6" w:space="0" w:color="FFE49C"/>
              <w:left w:val="single" w:sz="24" w:space="0" w:color="FFE49C"/>
              <w:bottom w:val="single" w:sz="6" w:space="0" w:color="FFE49C"/>
              <w:right w:val="single" w:sz="6" w:space="0" w:color="FFE49C"/>
            </w:tcBorders>
            <w:shd w:val="clear" w:color="auto" w:fill="FFFFFF"/>
            <w:tcMar>
              <w:top w:w="79" w:type="dxa"/>
              <w:left w:w="120" w:type="dxa"/>
              <w:bottom w:w="79" w:type="dxa"/>
              <w:right w:w="120" w:type="dxa"/>
            </w:tcMa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xml:space="preserve">Gallery 825 on [[La Cienega </w:t>
            </w:r>
            <w:del w:id="0" w:author="Unknown">
              <w:r w:rsidRPr="00076908">
                <w:rPr>
                  <w:rFonts w:ascii="Times New Roman" w:hAnsi="Times New Roman" w:cs="Times New Roman"/>
                  <w:b/>
                  <w:bCs/>
                  <w:sz w:val="24"/>
                  <w:szCs w:val="24"/>
                </w:rPr>
                <w:delText>Boulevard]], which was purchased in1958,is</w:delText>
              </w:r>
            </w:del>
            <w:r w:rsidRPr="00076908">
              <w:rPr>
                <w:rFonts w:ascii="Times New Roman" w:hAnsi="Times New Roman" w:cs="Times New Roman"/>
                <w:sz w:val="24"/>
                <w:szCs w:val="24"/>
              </w:rPr>
              <w:t xml:space="preserve"> LAAA's exhibition </w:t>
            </w:r>
            <w:del w:id="1" w:author="Unknown">
              <w:r w:rsidRPr="00076908">
                <w:rPr>
                  <w:rFonts w:ascii="Times New Roman" w:hAnsi="Times New Roman" w:cs="Times New Roman"/>
                  <w:b/>
                  <w:bCs/>
                  <w:sz w:val="24"/>
                  <w:szCs w:val="24"/>
                </w:rPr>
                <w:delText>arm</w:delText>
              </w:r>
            </w:del>
            <w:r w:rsidRPr="00076908">
              <w:rPr>
                <w:rFonts w:ascii="Times New Roman" w:hAnsi="Times New Roman" w:cs="Times New Roman"/>
                <w:sz w:val="24"/>
                <w:szCs w:val="24"/>
              </w:rPr>
              <w:t xml:space="preserve"> for </w:t>
            </w:r>
            <w:del w:id="2" w:author="Unknown">
              <w:r w:rsidRPr="00076908">
                <w:rPr>
                  <w:rFonts w:ascii="Times New Roman" w:hAnsi="Times New Roman" w:cs="Times New Roman"/>
                  <w:b/>
                  <w:bCs/>
                  <w:sz w:val="24"/>
                  <w:szCs w:val="24"/>
                </w:rPr>
                <w:delText>[[contemporaryart]]</w:delText>
              </w:r>
            </w:del>
            <w:r w:rsidRPr="00076908">
              <w:rPr>
                <w:rFonts w:ascii="Times New Roman" w:hAnsi="Times New Roman" w:cs="Times New Roman"/>
                <w:sz w:val="24"/>
                <w:szCs w:val="24"/>
              </w:rPr>
              <w:t xml:space="preserve">. </w:t>
            </w:r>
            <w:del w:id="3" w:author="Unknown">
              <w:r w:rsidRPr="00076908">
                <w:rPr>
                  <w:rFonts w:ascii="Times New Roman" w:hAnsi="Times New Roman" w:cs="Times New Roman"/>
                  <w:b/>
                  <w:bCs/>
                  <w:sz w:val="24"/>
                  <w:szCs w:val="24"/>
                </w:rPr>
                <w:delText>Therearefourindividualgallery</w:delText>
              </w:r>
            </w:del>
            <w:r w:rsidRPr="00076908">
              <w:rPr>
                <w:rFonts w:ascii="Times New Roman" w:hAnsi="Times New Roman" w:cs="Times New Roman"/>
                <w:sz w:val="24"/>
                <w:szCs w:val="24"/>
              </w:rPr>
              <w:t xml:space="preserve"> spaces[...]</w:t>
            </w:r>
          </w:p>
        </w:tc>
        <w:tc>
          <w:tcPr>
            <w:tcW w:w="218" w:type="dxa"/>
            <w:shd w:val="clear" w:color="auto" w:fill="FFFFFF"/>
            <w:tcMar>
              <w:top w:w="60" w:type="dxa"/>
              <w:left w:w="60" w:type="dxa"/>
              <w:bottom w:w="60" w:type="dxa"/>
              <w:right w:w="60" w:type="dxa"/>
            </w:tcMar>
            <w:vAlign w:val="center"/>
            <w:hideMark/>
          </w:tcPr>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w:t>
            </w:r>
          </w:p>
        </w:tc>
        <w:tc>
          <w:tcPr>
            <w:tcW w:w="7034" w:type="dxa"/>
            <w:tcBorders>
              <w:top w:val="single" w:sz="6" w:space="0" w:color="A3D3FF"/>
              <w:left w:val="single" w:sz="24" w:space="0" w:color="A3D3FF"/>
              <w:bottom w:val="single" w:sz="6" w:space="0" w:color="A3D3FF"/>
              <w:right w:val="single" w:sz="6" w:space="0" w:color="A3D3FF"/>
            </w:tcBorders>
            <w:shd w:val="clear" w:color="auto" w:fill="FFFFFF"/>
            <w:tcMar>
              <w:top w:w="79" w:type="dxa"/>
              <w:left w:w="120" w:type="dxa"/>
              <w:bottom w:w="79" w:type="dxa"/>
              <w:right w:w="120" w:type="dxa"/>
            </w:tcMar>
            <w:hideMark/>
          </w:tcPr>
          <w:p w:rsidR="00076908" w:rsidRPr="00E537EA"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xml:space="preserve">Gallery 825 on [[La Cienega </w:t>
            </w:r>
            <w:ins w:id="4" w:author="Unknown">
              <w:r w:rsidRPr="00076908">
                <w:rPr>
                  <w:rFonts w:ascii="Times New Roman" w:hAnsi="Times New Roman" w:cs="Times New Roman"/>
                  <w:b/>
                  <w:bCs/>
                  <w:sz w:val="24"/>
                  <w:szCs w:val="24"/>
                </w:rPr>
                <w:t>Boulevard]]servesas</w:t>
              </w:r>
            </w:ins>
            <w:r w:rsidRPr="00076908">
              <w:rPr>
                <w:rFonts w:ascii="Times New Roman" w:hAnsi="Times New Roman" w:cs="Times New Roman"/>
                <w:sz w:val="24"/>
                <w:szCs w:val="24"/>
              </w:rPr>
              <w:t xml:space="preserve"> LAAA's </w:t>
            </w:r>
          </w:p>
          <w:p w:rsidR="00076908" w:rsidRPr="00E537EA"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xml:space="preserve">exhibition </w:t>
            </w:r>
            <w:ins w:id="5" w:author="Unknown">
              <w:r w:rsidRPr="00076908">
                <w:rPr>
                  <w:rFonts w:ascii="Times New Roman" w:hAnsi="Times New Roman" w:cs="Times New Roman"/>
                  <w:b/>
                  <w:bCs/>
                  <w:sz w:val="24"/>
                  <w:szCs w:val="24"/>
                </w:rPr>
                <w:t>space</w:t>
              </w:r>
            </w:ins>
            <w:r w:rsidRPr="00076908">
              <w:rPr>
                <w:rFonts w:ascii="Times New Roman" w:hAnsi="Times New Roman" w:cs="Times New Roman"/>
                <w:sz w:val="24"/>
                <w:szCs w:val="24"/>
              </w:rPr>
              <w:t xml:space="preserve"> for </w:t>
            </w:r>
            <w:ins w:id="6" w:author="Unknown">
              <w:r w:rsidRPr="00076908">
                <w:rPr>
                  <w:rFonts w:ascii="Times New Roman" w:hAnsi="Times New Roman" w:cs="Times New Roman"/>
                  <w:b/>
                  <w:bCs/>
                  <w:sz w:val="24"/>
                  <w:szCs w:val="24"/>
                </w:rPr>
                <w:t>contemporaryart</w:t>
              </w:r>
            </w:ins>
            <w:r w:rsidRPr="00076908">
              <w:rPr>
                <w:rFonts w:ascii="Times New Roman" w:hAnsi="Times New Roman" w:cs="Times New Roman"/>
                <w:sz w:val="24"/>
                <w:szCs w:val="24"/>
              </w:rPr>
              <w:t xml:space="preserve">. </w:t>
            </w:r>
            <w:ins w:id="7" w:author="Unknown">
              <w:r w:rsidRPr="00076908">
                <w:rPr>
                  <w:rFonts w:ascii="Times New Roman" w:hAnsi="Times New Roman" w:cs="Times New Roman"/>
                  <w:b/>
                  <w:bCs/>
                  <w:sz w:val="24"/>
                  <w:szCs w:val="24"/>
                </w:rPr>
                <w:t>Thegalleryfeatures</w:t>
              </w:r>
            </w:ins>
          </w:p>
          <w:p w:rsidR="00076908" w:rsidRPr="00076908" w:rsidRDefault="00076908" w:rsidP="00076908">
            <w:pPr>
              <w:rPr>
                <w:rFonts w:ascii="Times New Roman" w:hAnsi="Times New Roman" w:cs="Times New Roman"/>
                <w:sz w:val="24"/>
                <w:szCs w:val="24"/>
              </w:rPr>
            </w:pPr>
            <w:ins w:id="8" w:author="Unknown">
              <w:r w:rsidRPr="00076908">
                <w:rPr>
                  <w:rFonts w:ascii="Times New Roman" w:hAnsi="Times New Roman" w:cs="Times New Roman"/>
                  <w:b/>
                  <w:bCs/>
                  <w:sz w:val="24"/>
                  <w:szCs w:val="24"/>
                </w:rPr>
                <w:t>fourseparate</w:t>
              </w:r>
            </w:ins>
            <w:r w:rsidRPr="00076908">
              <w:rPr>
                <w:rFonts w:ascii="Times New Roman" w:hAnsi="Times New Roman" w:cs="Times New Roman"/>
                <w:sz w:val="24"/>
                <w:szCs w:val="24"/>
              </w:rPr>
              <w:t xml:space="preserve"> spaces[...]</w:t>
            </w:r>
          </w:p>
        </w:tc>
      </w:tr>
    </w:tbl>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—From </w:t>
      </w:r>
      <w:hyperlink r:id="rId230" w:tooltip="Special:Diff/1168694674"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31" w:tooltip="Los Angeles Art Association" w:history="1">
        <w:r w:rsidRPr="00076908">
          <w:rPr>
            <w:rStyle w:val="Hyperlink"/>
            <w:rFonts w:ascii="Times New Roman" w:hAnsi="Times New Roman" w:cs="Times New Roman"/>
            <w:sz w:val="24"/>
            <w:szCs w:val="24"/>
          </w:rPr>
          <w:t>Los Angeles Art Association</w:t>
        </w:r>
      </w:hyperlink>
    </w:p>
    <w:tbl>
      <w:tblPr>
        <w:tblW w:w="9835" w:type="dxa"/>
        <w:tblCellSpacing w:w="15" w:type="dxa"/>
        <w:shd w:val="clear" w:color="auto" w:fill="FFFFFF"/>
        <w:tblCellMar>
          <w:top w:w="15" w:type="dxa"/>
          <w:left w:w="15" w:type="dxa"/>
          <w:bottom w:w="15" w:type="dxa"/>
          <w:right w:w="15" w:type="dxa"/>
        </w:tblCellMar>
        <w:tblLook w:val="04A0"/>
      </w:tblPr>
      <w:tblGrid>
        <w:gridCol w:w="302"/>
        <w:gridCol w:w="3782"/>
        <w:gridCol w:w="287"/>
        <w:gridCol w:w="5464"/>
      </w:tblGrid>
      <w:tr w:rsidR="00076908" w:rsidRPr="00E537EA" w:rsidTr="00076908">
        <w:trPr>
          <w:trHeight w:val="1641"/>
          <w:tblCellSpacing w:w="15" w:type="dxa"/>
        </w:trPr>
        <w:tc>
          <w:tcPr>
            <w:tcW w:w="153" w:type="dxa"/>
            <w:shd w:val="clear" w:color="auto" w:fill="FFFFFF"/>
            <w:tcMar>
              <w:top w:w="60" w:type="dxa"/>
              <w:left w:w="60" w:type="dxa"/>
              <w:bottom w:w="60" w:type="dxa"/>
              <w:right w:w="60" w:type="dxa"/>
            </w:tcMar>
            <w:vAlign w:val="center"/>
            <w:hideMark/>
          </w:tcPr>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w:t>
            </w:r>
          </w:p>
        </w:tc>
        <w:tc>
          <w:tcPr>
            <w:tcW w:w="2324" w:type="dxa"/>
            <w:tcBorders>
              <w:top w:val="single" w:sz="6" w:space="0" w:color="FFE49C"/>
              <w:left w:val="single" w:sz="24" w:space="0" w:color="FFE49C"/>
              <w:bottom w:val="single" w:sz="6" w:space="0" w:color="FFE49C"/>
              <w:right w:val="single" w:sz="6" w:space="0" w:color="FFE49C"/>
            </w:tcBorders>
            <w:shd w:val="clear" w:color="auto" w:fill="FFFFFF"/>
            <w:tcMar>
              <w:top w:w="79" w:type="dxa"/>
              <w:left w:w="120" w:type="dxa"/>
              <w:bottom w:w="79" w:type="dxa"/>
              <w:right w:w="120" w:type="dxa"/>
            </w:tcMa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xml:space="preserve">It </w:t>
            </w:r>
            <w:del w:id="9" w:author="Unknown">
              <w:r w:rsidRPr="00076908">
                <w:rPr>
                  <w:rFonts w:ascii="Times New Roman" w:hAnsi="Times New Roman" w:cs="Times New Roman"/>
                  <w:b/>
                  <w:bCs/>
                  <w:sz w:val="24"/>
                  <w:szCs w:val="24"/>
                </w:rPr>
                <w:delText>is</w:delText>
              </w:r>
            </w:del>
            <w:r w:rsidRPr="00076908">
              <w:rPr>
                <w:rFonts w:ascii="Times New Roman" w:hAnsi="Times New Roman" w:cs="Times New Roman"/>
                <w:sz w:val="24"/>
                <w:szCs w:val="24"/>
              </w:rPr>
              <w:t xml:space="preserve"> Malaysia's first </w:t>
            </w:r>
            <w:del w:id="10" w:author="Unknown">
              <w:r w:rsidRPr="00076908">
                <w:rPr>
                  <w:rFonts w:ascii="Times New Roman" w:hAnsi="Times New Roman" w:cs="Times New Roman"/>
                  <w:b/>
                  <w:bCs/>
                  <w:sz w:val="24"/>
                  <w:szCs w:val="24"/>
                </w:rPr>
                <w:delText>[[Malay language|Malay]] daily</w:delText>
              </w:r>
            </w:del>
            <w:r w:rsidRPr="00076908">
              <w:rPr>
                <w:rFonts w:ascii="Times New Roman" w:hAnsi="Times New Roman" w:cs="Times New Roman"/>
                <w:sz w:val="24"/>
                <w:szCs w:val="24"/>
              </w:rPr>
              <w:t xml:space="preserve"> afternoon [[Tabloid </w:t>
            </w:r>
            <w:del w:id="11" w:author="Unknown">
              <w:r w:rsidRPr="00076908">
                <w:rPr>
                  <w:rFonts w:ascii="Times New Roman" w:hAnsi="Times New Roman" w:cs="Times New Roman"/>
                  <w:b/>
                  <w:bCs/>
                  <w:sz w:val="24"/>
                  <w:szCs w:val="24"/>
                </w:rPr>
                <w:delText>(newspaper format)|Tabloid]]</w:delText>
              </w:r>
            </w:del>
            <w:r w:rsidRPr="00076908">
              <w:rPr>
                <w:rFonts w:ascii="Times New Roman" w:hAnsi="Times New Roman" w:cs="Times New Roman"/>
                <w:sz w:val="24"/>
                <w:szCs w:val="24"/>
              </w:rPr>
              <w:t xml:space="preserve"> [...] </w:t>
            </w:r>
            <w:del w:id="12" w:author="Unknown">
              <w:r w:rsidRPr="00076908">
                <w:rPr>
                  <w:rFonts w:ascii="Times New Roman" w:hAnsi="Times New Roman" w:cs="Times New Roman"/>
                  <w:b/>
                  <w:bCs/>
                  <w:sz w:val="24"/>
                  <w:szCs w:val="24"/>
                </w:rPr>
                <w:delText>The ''Harian Metro'' wasestablishedinMarch1991andis</w:delText>
              </w:r>
            </w:del>
            <w:r w:rsidRPr="00076908">
              <w:rPr>
                <w:rFonts w:ascii="Times New Roman" w:hAnsi="Times New Roman" w:cs="Times New Roman"/>
                <w:sz w:val="24"/>
                <w:szCs w:val="24"/>
              </w:rPr>
              <w:t xml:space="preserve"> the first and oldest Malay-language tabloid [...]</w:t>
            </w:r>
          </w:p>
        </w:tc>
        <w:tc>
          <w:tcPr>
            <w:tcW w:w="156" w:type="dxa"/>
            <w:shd w:val="clear" w:color="auto" w:fill="FFFFFF"/>
            <w:tcMar>
              <w:top w:w="60" w:type="dxa"/>
              <w:left w:w="60" w:type="dxa"/>
              <w:bottom w:w="60" w:type="dxa"/>
              <w:right w:w="60" w:type="dxa"/>
            </w:tcMar>
            <w:vAlign w:val="center"/>
            <w:hideMark/>
          </w:tcPr>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w:t>
            </w:r>
          </w:p>
        </w:tc>
        <w:tc>
          <w:tcPr>
            <w:tcW w:w="7052" w:type="dxa"/>
            <w:tcBorders>
              <w:top w:val="single" w:sz="6" w:space="0" w:color="A3D3FF"/>
              <w:left w:val="single" w:sz="24" w:space="0" w:color="A3D3FF"/>
              <w:bottom w:val="single" w:sz="6" w:space="0" w:color="A3D3FF"/>
              <w:right w:val="single" w:sz="6" w:space="0" w:color="A3D3FF"/>
            </w:tcBorders>
            <w:shd w:val="clear" w:color="auto" w:fill="FFFFFF"/>
            <w:tcMar>
              <w:top w:w="79" w:type="dxa"/>
              <w:left w:w="120" w:type="dxa"/>
              <w:bottom w:w="79" w:type="dxa"/>
              <w:right w:w="120" w:type="dxa"/>
            </w:tcMar>
            <w:hideMark/>
          </w:tcPr>
          <w:p w:rsidR="00076908" w:rsidRPr="00E537EA"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xml:space="preserve">It </w:t>
            </w:r>
            <w:ins w:id="13" w:author="Unknown">
              <w:r w:rsidRPr="00076908">
                <w:rPr>
                  <w:rFonts w:ascii="Times New Roman" w:hAnsi="Times New Roman" w:cs="Times New Roman"/>
                  <w:b/>
                  <w:bCs/>
                  <w:sz w:val="24"/>
                  <w:szCs w:val="24"/>
                </w:rPr>
                <w:t>was established in March 1991 as</w:t>
              </w:r>
            </w:ins>
            <w:r w:rsidRPr="00076908">
              <w:rPr>
                <w:rFonts w:ascii="Times New Roman" w:hAnsi="Times New Roman" w:cs="Times New Roman"/>
                <w:sz w:val="24"/>
                <w:szCs w:val="24"/>
              </w:rPr>
              <w:t xml:space="preserve"> Malaysia's first </w:t>
            </w:r>
          </w:p>
          <w:p w:rsidR="00076908" w:rsidRPr="00E537EA" w:rsidRDefault="00076908" w:rsidP="00076908">
            <w:pPr>
              <w:rPr>
                <w:rFonts w:ascii="Times New Roman" w:hAnsi="Times New Roman" w:cs="Times New Roman"/>
                <w:sz w:val="24"/>
                <w:szCs w:val="24"/>
              </w:rPr>
            </w:pPr>
            <w:ins w:id="14" w:author="Unknown">
              <w:r w:rsidRPr="00076908">
                <w:rPr>
                  <w:rFonts w:ascii="Times New Roman" w:hAnsi="Times New Roman" w:cs="Times New Roman"/>
                  <w:b/>
                  <w:bCs/>
                  <w:sz w:val="24"/>
                  <w:szCs w:val="24"/>
                </w:rPr>
                <w:t>Malay-language</w:t>
              </w:r>
            </w:ins>
            <w:r w:rsidRPr="00076908">
              <w:rPr>
                <w:rFonts w:ascii="Times New Roman" w:hAnsi="Times New Roman" w:cs="Times New Roman"/>
                <w:sz w:val="24"/>
                <w:szCs w:val="24"/>
              </w:rPr>
              <w:t xml:space="preserve"> afternoon [[Tabloid </w:t>
            </w:r>
            <w:ins w:id="15" w:author="Unknown">
              <w:r w:rsidRPr="00076908">
                <w:rPr>
                  <w:rFonts w:ascii="Times New Roman" w:hAnsi="Times New Roman" w:cs="Times New Roman"/>
                  <w:b/>
                  <w:bCs/>
                  <w:sz w:val="24"/>
                  <w:szCs w:val="24"/>
                </w:rPr>
                <w:t>journalism|tabloid]]</w:t>
              </w:r>
            </w:ins>
            <w:r w:rsidRPr="00076908">
              <w:rPr>
                <w:rFonts w:ascii="Times New Roman" w:hAnsi="Times New Roman" w:cs="Times New Roman"/>
                <w:sz w:val="24"/>
                <w:szCs w:val="24"/>
              </w:rPr>
              <w:t xml:space="preserve"> [...] </w:t>
            </w:r>
          </w:p>
          <w:p w:rsidR="00076908" w:rsidRPr="00E537EA" w:rsidRDefault="00076908" w:rsidP="00076908">
            <w:pPr>
              <w:rPr>
                <w:rFonts w:ascii="Times New Roman" w:hAnsi="Times New Roman" w:cs="Times New Roman"/>
                <w:sz w:val="24"/>
                <w:szCs w:val="24"/>
              </w:rPr>
            </w:pPr>
            <w:ins w:id="16" w:author="Unknown">
              <w:r w:rsidRPr="00076908">
                <w:rPr>
                  <w:rFonts w:ascii="Times New Roman" w:hAnsi="Times New Roman" w:cs="Times New Roman"/>
                  <w:b/>
                  <w:bCs/>
                  <w:sz w:val="24"/>
                  <w:szCs w:val="24"/>
                </w:rPr>
                <w:t>HarianMetroholdsthedistinctionofbeing</w:t>
              </w:r>
            </w:ins>
            <w:r w:rsidRPr="00076908">
              <w:rPr>
                <w:rFonts w:ascii="Times New Roman" w:hAnsi="Times New Roman" w:cs="Times New Roman"/>
                <w:sz w:val="24"/>
                <w:szCs w:val="24"/>
              </w:rPr>
              <w:t xml:space="preserve"> the first and oldest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Malay-language tabloid [...]</w:t>
            </w:r>
          </w:p>
        </w:tc>
      </w:tr>
    </w:tbl>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—From </w:t>
      </w:r>
      <w:hyperlink r:id="rId232" w:tooltip="Special:Diff/1259995938"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33" w:tooltip="Harian Metro" w:history="1">
        <w:r w:rsidRPr="00076908">
          <w:rPr>
            <w:rStyle w:val="Hyperlink"/>
            <w:rFonts w:ascii="Times New Roman" w:hAnsi="Times New Roman" w:cs="Times New Roman"/>
            <w:sz w:val="24"/>
            <w:szCs w:val="24"/>
          </w:rPr>
          <w:t>Harian Metro</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Negative parallelisms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When LLMs describe a subject, they often write as though their output's hypothetical audience may be reaching an incomplete or incorrect conclusion about that subject, and they are trying to retroactively challenge such thinking by pointing out another characteristic that the subject may possess alongside (or in the place of) one or more previously-mentioned characteristics.</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Not just X, but also 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It is common for LLMs to use parallel constructions involving "not", "but", or "however" such as "Not only ... but ..." or "It is not just about ..., it's ..." in an attempt to appear balanced and thoughtful.</w:t>
      </w:r>
      <w:hyperlink r:id="rId234" w:anchor="cite_note-20" w:history="1">
        <w:r w:rsidRPr="00076908">
          <w:rPr>
            <w:rStyle w:val="Hyperlink"/>
            <w:rFonts w:ascii="Times New Roman" w:hAnsi="Times New Roman" w:cs="Times New Roman"/>
            <w:sz w:val="24"/>
            <w:szCs w:val="24"/>
            <w:vertAlign w:val="superscript"/>
          </w:rPr>
          <w:t>[14]</w:t>
        </w:r>
      </w:hyperlink>
      <w:hyperlink r:id="rId235" w:anchor="cite_note-Russell-2" w:history="1">
        <w:r w:rsidRPr="00076908">
          <w:rPr>
            <w:rStyle w:val="Hyperlink"/>
            <w:rFonts w:ascii="Times New Roman" w:hAnsi="Times New Roman" w:cs="Times New Roman"/>
            <w:sz w:val="24"/>
            <w:szCs w:val="24"/>
            <w:vertAlign w:val="superscript"/>
          </w:rPr>
          <w:t>[1]</w:t>
        </w:r>
      </w:hyperlink>
      <w:hyperlink r:id="rId236" w:anchor="cite_note-merrill-18" w:history="1">
        <w:r w:rsidRPr="00076908">
          <w:rPr>
            <w:rStyle w:val="Hyperlink"/>
            <w:rFonts w:ascii="Times New Roman" w:hAnsi="Times New Roman" w:cs="Times New Roman"/>
            <w:sz w:val="24"/>
            <w:szCs w:val="24"/>
            <w:vertAlign w:val="superscript"/>
          </w:rPr>
          <w:t>[12]</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Self-Portrait</w:t>
      </w:r>
      <w:r w:rsidRPr="00076908">
        <w:rPr>
          <w:rFonts w:ascii="Times New Roman" w:hAnsi="Times New Roman" w:cs="Times New Roman"/>
          <w:sz w:val="24"/>
          <w:szCs w:val="24"/>
        </w:rPr>
        <w:t> by Yayoi Kusama, executed in 2010 and currently preserved in the famous Uffizi Gallery in Florence, constitutes not only a work of self-representation, but a visual document of her obsessions, visual strategies and psychobiographical narratives.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37" w:tooltip="Special:Diff/1288184349"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38" w:tooltip="Self-portrait (Yayoi Kusama)" w:history="1">
        <w:r w:rsidRPr="00076908">
          <w:rPr>
            <w:rStyle w:val="Hyperlink"/>
            <w:rFonts w:ascii="Times New Roman" w:hAnsi="Times New Roman" w:cs="Times New Roman"/>
            <w:sz w:val="24"/>
            <w:szCs w:val="24"/>
          </w:rPr>
          <w:t>Self-portrait (Yayoi Kusama)</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It’s not just about the beat riding under the vocals; it’s part of the aggression and atmosphere.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39" w:tooltip="Special:Diff/1291259591"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40" w:tooltip="Draft:Critikal! The Rapper" w:history="1">
        <w:r w:rsidRPr="00076908">
          <w:rPr>
            <w:rStyle w:val="Hyperlink"/>
            <w:rFonts w:ascii="Times New Roman" w:hAnsi="Times New Roman" w:cs="Times New Roman"/>
            <w:sz w:val="24"/>
            <w:szCs w:val="24"/>
          </w:rPr>
          <w:t>Draft:Critikal! The Rapper</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Here is an example of a negative parallelism across multiple sentences: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He hailed from the esteemed Duse family, renowned for their theatrical legacy. Eugenio's life, however, took a path that intertwined both personal ambition and familial complexities.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41" w:tooltip="Special:Diff/1284729136"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42" w:tooltip="Eugenio Duse" w:history="1">
        <w:r w:rsidRPr="00076908">
          <w:rPr>
            <w:rStyle w:val="Hyperlink"/>
            <w:rFonts w:ascii="Times New Roman" w:hAnsi="Times New Roman" w:cs="Times New Roman"/>
            <w:sz w:val="24"/>
            <w:szCs w:val="24"/>
          </w:rPr>
          <w:t>Eugenio Duse</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Not X, but 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Another common LLM pattern is parallelisms that explicitly state that a particular item doesn't possess the first characteristic at all. Such constructions are often expressed as "It's not ..., it's ..." or "no ..., no ..., just ...".</w:t>
      </w:r>
      <w:hyperlink r:id="rId243" w:anchor="cite_note-Kriss-16" w:history="1">
        <w:r w:rsidRPr="00076908">
          <w:rPr>
            <w:rStyle w:val="Hyperlink"/>
            <w:rFonts w:ascii="Times New Roman" w:hAnsi="Times New Roman" w:cs="Times New Roman"/>
            <w:sz w:val="24"/>
            <w:szCs w:val="24"/>
            <w:vertAlign w:val="superscript"/>
          </w:rPr>
          <w:t>[10]</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viewer is presented with a self-image that is not grounded in visual mastery, but in what Amelia Jones terms “the performative enactment of subjectivity”.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This dispersal is not dissolution. Rather, it constitutes what Deleuze might describe as “becoming”—an identity in flux, constituted through iterative difference. Through this lens, Kusama’s self-portrait is not a mirror but a portal: not a representation of self, but a mechanism for its constant reinvention.</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44" w:tooltip="Special:Diff/1288356293"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45" w:tooltip="Self-portrait (Yayoi Kusama)" w:history="1">
        <w:r w:rsidRPr="00076908">
          <w:rPr>
            <w:rStyle w:val="Hyperlink"/>
            <w:rFonts w:ascii="Times New Roman" w:hAnsi="Times New Roman" w:cs="Times New Roman"/>
            <w:sz w:val="24"/>
            <w:szCs w:val="24"/>
          </w:rPr>
          <w:t>Self-portrait (Yayoi Kusama)</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You say these sources “cover multiple events”? False. They echo the same viral incident and do it through a limited lens. This isn’t WP:NBIO — it’s WP:1EVENT in disguise, trying to wear a press badge like armor.</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Now let’s talk BLP1E: This person is only in the news because of one isolated controversy. Not a career, not a body of work, not sustained relevance — just an algorithmic moment. And if we’re really upholding Wikipedia’s values, we don’t preserve pages built on the backs of virality alone, especially when it risks long-term harm to a living subject without lasting notability.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“Might as well get back on topic.”</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Then let’s stay on topic, and the topic is not who feels warm fuzzies from visibility, it’s whether this article meets the threshold for inclusion. It doesn’t.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And finally — if you don’t want “a wall of text,” maybe don’t build a wall of shallow logic and expect people not to knock it down. This ain’t bludgeoning — it’s surgical teardown of a weak argument hiding behind fake neutrality.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46" w:tooltip="Special:Diff/1296115128"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47" w:tooltip="Wikipedia:Articles for deletion/Lilly Contino" w:history="1">
        <w:r w:rsidRPr="00076908">
          <w:rPr>
            <w:rStyle w:val="Hyperlink"/>
            <w:rFonts w:ascii="Times New Roman" w:hAnsi="Times New Roman" w:cs="Times New Roman"/>
            <w:sz w:val="24"/>
            <w:szCs w:val="24"/>
          </w:rPr>
          <w:t>Wikipedia:Articles for deletion/Lilly Contino</w:t>
        </w:r>
      </w:hyperlink>
    </w:p>
    <w:p w:rsidR="00076908" w:rsidRPr="00E537EA"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Rule of three</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sz w:val="24"/>
          <w:szCs w:val="24"/>
        </w:rPr>
        <w:t>LLMs overuse the '</w:t>
      </w:r>
      <w:hyperlink r:id="rId248" w:tooltip="Rule of three (writing)" w:history="1">
        <w:r w:rsidRPr="00076908">
          <w:rPr>
            <w:rStyle w:val="Hyperlink"/>
            <w:rFonts w:ascii="Times New Roman" w:hAnsi="Times New Roman" w:cs="Times New Roman"/>
            <w:sz w:val="24"/>
            <w:szCs w:val="24"/>
          </w:rPr>
          <w:t>rule of three</w:t>
        </w:r>
      </w:hyperlink>
      <w:r w:rsidRPr="00076908">
        <w:rPr>
          <w:rFonts w:ascii="Times New Roman" w:hAnsi="Times New Roman" w:cs="Times New Roman"/>
          <w:sz w:val="24"/>
          <w:szCs w:val="24"/>
        </w:rPr>
        <w:t>'. This can take different forms, from "adjective, adjective, adjective" to "short phrase, short phrase, and short phrase".</w:t>
      </w:r>
      <w:hyperlink r:id="rId249" w:anchor="cite_note-Russell-2" w:history="1">
        <w:r w:rsidRPr="00076908">
          <w:rPr>
            <w:rStyle w:val="Hyperlink"/>
            <w:rFonts w:ascii="Times New Roman" w:hAnsi="Times New Roman" w:cs="Times New Roman"/>
            <w:sz w:val="24"/>
            <w:szCs w:val="24"/>
            <w:vertAlign w:val="superscript"/>
          </w:rPr>
          <w:t>[1]</w:t>
        </w:r>
      </w:hyperlink>
      <w:hyperlink r:id="rId250" w:anchor="cite_note-Kriss-16" w:history="1">
        <w:r w:rsidRPr="00076908">
          <w:rPr>
            <w:rStyle w:val="Hyperlink"/>
            <w:rFonts w:ascii="Times New Roman" w:hAnsi="Times New Roman" w:cs="Times New Roman"/>
            <w:sz w:val="24"/>
            <w:szCs w:val="24"/>
            <w:vertAlign w:val="superscript"/>
          </w:rPr>
          <w:t>[10]</w:t>
        </w:r>
      </w:hyperlink>
      <w:r w:rsidRPr="00076908">
        <w:rPr>
          <w:rFonts w:ascii="Times New Roman" w:hAnsi="Times New Roman" w:cs="Times New Roman"/>
          <w:sz w:val="24"/>
          <w:szCs w:val="24"/>
        </w:rPr>
        <w:t> LLMs often use this structure to make </w:t>
      </w:r>
      <w:hyperlink r:id="rId251" w:anchor="Superficial_analyses" w:history="1">
        <w:r w:rsidRPr="00076908">
          <w:rPr>
            <w:rStyle w:val="Hyperlink"/>
            <w:rFonts w:ascii="Times New Roman" w:hAnsi="Times New Roman" w:cs="Times New Roman"/>
            <w:sz w:val="24"/>
            <w:szCs w:val="24"/>
          </w:rPr>
          <w:t>superficial analyses</w:t>
        </w:r>
      </w:hyperlink>
      <w:r w:rsidRPr="00076908">
        <w:rPr>
          <w:rFonts w:ascii="Times New Roman" w:hAnsi="Times New Roman" w:cs="Times New Roman"/>
          <w:sz w:val="24"/>
          <w:szCs w:val="24"/>
        </w:rPr>
        <w:t> appear more comprehensive.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Amaze Conference brings together global SEO professionals, marketing experts, and growth hackers to discuss the latest trends in digital marketing. The event features keynote sessions, panel discussions, and networking opportunities.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52" w:tooltip="Draft:Amaze Conference" w:history="1">
        <w:r w:rsidRPr="00076908">
          <w:rPr>
            <w:rStyle w:val="Hyperlink"/>
            <w:rFonts w:ascii="Times New Roman" w:hAnsi="Times New Roman" w:cs="Times New Roman"/>
            <w:sz w:val="24"/>
            <w:szCs w:val="24"/>
          </w:rPr>
          <w:t>Draft:Amaze Conference</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Elegant variation</w:t>
      </w:r>
    </w:p>
    <w:p w:rsidR="00076908" w:rsidRPr="00E537EA" w:rsidRDefault="00076908" w:rsidP="00076908">
      <w:pPr>
        <w:rPr>
          <w:rFonts w:ascii="Times New Roman" w:hAnsi="Times New Roman" w:cs="Times New Roman"/>
          <w:i/>
          <w:iCs/>
          <w:sz w:val="24"/>
          <w:szCs w:val="24"/>
        </w:rPr>
      </w:pPr>
      <w:r w:rsidRPr="00076908">
        <w:rPr>
          <w:rFonts w:ascii="Times New Roman" w:hAnsi="Times New Roman" w:cs="Times New Roman"/>
          <w:i/>
          <w:iCs/>
          <w:sz w:val="24"/>
          <w:szCs w:val="24"/>
        </w:rPr>
        <w:t>For a non-AI-specific style essay about this, see </w:t>
      </w:r>
      <w:hyperlink r:id="rId253" w:tooltip="Wikipedia:The problem with elegant variation" w:history="1">
        <w:r w:rsidRPr="00076908">
          <w:rPr>
            <w:rStyle w:val="Hyperlink"/>
            <w:rFonts w:ascii="Times New Roman" w:hAnsi="Times New Roman" w:cs="Times New Roman"/>
            <w:i/>
            <w:iCs/>
            <w:sz w:val="24"/>
            <w:szCs w:val="24"/>
          </w:rPr>
          <w:t>Wikipedia:The problem with elegant variation</w:t>
        </w:r>
      </w:hyperlink>
      <w:r w:rsidRPr="00076908">
        <w:rPr>
          <w:rFonts w:ascii="Times New Roman" w:hAnsi="Times New Roman" w:cs="Times New Roman"/>
          <w:i/>
          <w:iCs/>
          <w:sz w:val="24"/>
          <w:szCs w:val="24"/>
        </w:rPr>
        <w:t>.</w:t>
      </w:r>
    </w:p>
    <w:p w:rsidR="00076908" w:rsidRPr="00076908" w:rsidRDefault="00076908" w:rsidP="00076908">
      <w:pPr>
        <w:rPr>
          <w:rFonts w:ascii="Times New Roman" w:hAnsi="Times New Roman" w:cs="Times New Roman"/>
          <w:i/>
          <w:iCs/>
          <w:sz w:val="24"/>
          <w:szCs w:val="24"/>
        </w:rPr>
      </w:pPr>
      <w:r w:rsidRPr="00076908">
        <w:rPr>
          <w:rFonts w:ascii="Times New Roman" w:hAnsi="Times New Roman" w:cs="Times New Roman"/>
          <w:sz w:val="24"/>
          <w:szCs w:val="24"/>
        </w:rPr>
        <w:lastRenderedPageBreak/>
        <w:t>Generative AI has a repetition-penalty code, meant to discourage it from reusing words too often.</w:t>
      </w:r>
      <w:hyperlink r:id="rId254" w:anchor="cite_note-chronicle-6" w:history="1">
        <w:r w:rsidRPr="00076908">
          <w:rPr>
            <w:rStyle w:val="Hyperlink"/>
            <w:rFonts w:ascii="Times New Roman" w:hAnsi="Times New Roman" w:cs="Times New Roman"/>
            <w:sz w:val="24"/>
            <w:szCs w:val="24"/>
            <w:vertAlign w:val="superscript"/>
          </w:rPr>
          <w:t>[4]</w:t>
        </w:r>
      </w:hyperlink>
      <w:r w:rsidRPr="00076908">
        <w:rPr>
          <w:rFonts w:ascii="Times New Roman" w:hAnsi="Times New Roman" w:cs="Times New Roman"/>
          <w:sz w:val="24"/>
          <w:szCs w:val="24"/>
        </w:rPr>
        <w:t> For instance, the output might give a main character's name and then repeatedly use a different synonym or related term (e.g., protagonist, key player, eponymous character) when mentioning it again.</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Note: If a user adds multiple pieces of AI-generated content in separate edits, this tell may not apply, as each piece of text may have been generated in isolation.</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Vierny, after a visit in Moscow in the early 1970’s, committed to supporting artists resisting the constraints of socialist realism and discovered Yankilevskly, among others such as Ilya Kabakov and Erik Bulatov. In the challenging climate of Soviet artistic constraints, Yankilevsky, alongside other non-conformist artists, faced obstacles in expressing their creativity freely. Dina Vierny, recognizing the immense talent and the struggle these artists endured, played a pivotal role in aiding their artistic aspirations.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In this new chapter of his life, Yankilevsky found himself amidst a community of like-minded artists who, despite diverse styles, shared a common goal—to break free from the confines of state-imposed artistic norms, particularly socialist realism.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move to Paris facilitated an environment where Yankilevsky could further explore and exhibit his distinctive artistic vision without the constraints imposed by the Soviet regime. Dina Vierny's unwavering support and commitment to the Russian avant-garde artists played a crucial role in fostering a space where their creativity could flourish, contributing to the rich tapestry of artistic expression in the vibrant cultural landscape of Paris. Vierny's commitment culminated in the groundbreaking exhibition "Russian Avant-Garde - Moscow 1973" at her Saint-Germain-des-Prés gallery, showcasing the diverse yet united front of non-conformist artists challenging the artistic norms of their time.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55" w:tooltip="Special:Diff/1205035512"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56" w:tooltip="Vladimir Yankilevsky" w:history="1">
        <w:r w:rsidRPr="00076908">
          <w:rPr>
            <w:rStyle w:val="Hyperlink"/>
            <w:rFonts w:ascii="Times New Roman" w:hAnsi="Times New Roman" w:cs="Times New Roman"/>
            <w:sz w:val="24"/>
            <w:szCs w:val="24"/>
          </w:rPr>
          <w:t>Vladimir Yankilevsky</w:t>
        </w:r>
      </w:hyperlink>
    </w:p>
    <w:p w:rsidR="00076908" w:rsidRPr="00E537EA" w:rsidRDefault="00076908">
      <w:pPr>
        <w:rPr>
          <w:rFonts w:ascii="Times New Roman" w:hAnsi="Times New Roman" w:cs="Times New Roman"/>
          <w:sz w:val="24"/>
          <w:szCs w:val="24"/>
        </w:rPr>
      </w:pPr>
    </w:p>
    <w:p w:rsidR="00076908" w:rsidRPr="00E537EA" w:rsidRDefault="00076908">
      <w:pPr>
        <w:rPr>
          <w:rFonts w:ascii="Times New Roman" w:hAnsi="Times New Roman" w:cs="Times New Roman"/>
          <w:b/>
          <w:bCs/>
          <w:sz w:val="24"/>
          <w:szCs w:val="24"/>
        </w:rPr>
      </w:pPr>
      <w:r w:rsidRPr="00E537EA">
        <w:rPr>
          <w:rFonts w:ascii="Times New Roman" w:hAnsi="Times New Roman" w:cs="Times New Roman"/>
          <w:b/>
          <w:bCs/>
          <w:sz w:val="24"/>
          <w:szCs w:val="24"/>
        </w:rPr>
        <w:t>False ranges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When from ... to ... constructions are not used figuratively, they are used to indicate the lower and upper bounds of a scale. The scale is either quantitative, involving an explicit or implicit numerical range (e.g. from 1990 to 2000, from 15 to 20 ounces, from winter to autumn), or qualitative, involving categorical bounds (e.g. "from seed to tree", "from mild to severe", "from white belt to black belt"). The same constructions may be used to form a </w:t>
      </w:r>
      <w:hyperlink r:id="rId257" w:tooltip="Merism" w:history="1">
        <w:r w:rsidRPr="00076908">
          <w:rPr>
            <w:rStyle w:val="Hyperlink"/>
            <w:rFonts w:ascii="Times New Roman" w:hAnsi="Times New Roman" w:cs="Times New Roman"/>
            <w:sz w:val="24"/>
            <w:szCs w:val="24"/>
          </w:rPr>
          <w:t>merism</w:t>
        </w:r>
      </w:hyperlink>
      <w:r w:rsidRPr="00076908">
        <w:rPr>
          <w:rFonts w:ascii="Times New Roman" w:hAnsi="Times New Roman" w:cs="Times New Roman"/>
          <w:sz w:val="24"/>
          <w:szCs w:val="24"/>
        </w:rPr>
        <w:t>—a figure of speech that combines the two extremes as two contrasting parts of the whole to refer to the whole. This is a figurative meaning, but it has the same structure as the non-figurative usage, because it still requires an identifiable scale: from head to toe (the length of a body denoting the whole body), </w:t>
      </w:r>
      <w:hyperlink r:id="rId258" w:tooltip="wikt:from soup to nuts" w:history="1">
        <w:r w:rsidRPr="00076908">
          <w:rPr>
            <w:rStyle w:val="Hyperlink"/>
            <w:rFonts w:ascii="Times New Roman" w:hAnsi="Times New Roman" w:cs="Times New Roman"/>
            <w:sz w:val="24"/>
            <w:szCs w:val="24"/>
          </w:rPr>
          <w:t>from soup to nuts</w:t>
        </w:r>
      </w:hyperlink>
      <w:r w:rsidRPr="00076908">
        <w:rPr>
          <w:rFonts w:ascii="Times New Roman" w:hAnsi="Times New Roman" w:cs="Times New Roman"/>
          <w:sz w:val="24"/>
          <w:szCs w:val="24"/>
        </w:rPr>
        <w:t> (clearly based on time), etc. This is </w:t>
      </w:r>
      <w:r w:rsidRPr="00076908">
        <w:rPr>
          <w:rFonts w:ascii="Times New Roman" w:hAnsi="Times New Roman" w:cs="Times New Roman"/>
          <w:i/>
          <w:iCs/>
          <w:sz w:val="24"/>
          <w:szCs w:val="24"/>
        </w:rPr>
        <w:t>not</w:t>
      </w:r>
      <w:r w:rsidRPr="00076908">
        <w:rPr>
          <w:rFonts w:ascii="Times New Roman" w:hAnsi="Times New Roman" w:cs="Times New Roman"/>
          <w:sz w:val="24"/>
          <w:szCs w:val="24"/>
        </w:rPr>
        <w:t> a false range.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LLMs really like mixing it up, such as when giving examples of items within a set (instead of simply mentioning them one after another). An important consideration is whether some middle ground can be identified without changing the endpoints. If the middle requires switching from one scale to another scale, or there is no scale to begin with or a coherent whole that could be conceived, the construction is a </w:t>
      </w:r>
      <w:r w:rsidRPr="00076908">
        <w:rPr>
          <w:rFonts w:ascii="Times New Roman" w:hAnsi="Times New Roman" w:cs="Times New Roman"/>
          <w:b/>
          <w:bCs/>
          <w:sz w:val="24"/>
          <w:szCs w:val="24"/>
        </w:rPr>
        <w:t>false range</w:t>
      </w:r>
      <w:r w:rsidRPr="00076908">
        <w:rPr>
          <w:rFonts w:ascii="Times New Roman" w:hAnsi="Times New Roman" w:cs="Times New Roman"/>
          <w:sz w:val="24"/>
          <w:szCs w:val="24"/>
        </w:rPr>
        <w:t>. LLMs often employ "figurative" (often simply: meaningless) "from ... to ..." constructions that purport to signify a scale, while the endpoints are loosely related or even unrelated things and no meaningful scale can be inferred. LLMs do this because such meaningless language is used in persuasive writing to impress and woo, and LLMs are heavily influenced by examples of persuasive writing during their training.</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Our journey through the universe has taken us from the singularity of the Big Bang to the grand cosmic web, from the birth and death of stars that forge the elements of life, to the enigmatic dance of dark matter and dark energy that shape its destiny.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Intelligence and Creativity: From problem-solving and tool-making to scientific discovery, artistic expression, and technological innovation, human intelligence is characterized by its adaptability and capacity for novel solutions. [...] Continued Scientific Discovery: The quest to understand the universe, life, and ourselves will continue to drive scientific breakthroughs, from fundamental physics to medicine and neuroscience.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59" w:tooltip="Draft:The Cosmos Unveiled: A Grand Tapestry of Existence (page does not exist)" w:history="1">
        <w:r w:rsidRPr="00076908">
          <w:rPr>
            <w:rStyle w:val="Hyperlink"/>
            <w:rFonts w:ascii="Times New Roman" w:hAnsi="Times New Roman" w:cs="Times New Roman"/>
            <w:sz w:val="24"/>
            <w:szCs w:val="24"/>
          </w:rPr>
          <w:t>Draft:The Cosmos Unveiled: A Grand Tapestry of Existence</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Style</w:t>
      </w:r>
    </w:p>
    <w:p w:rsidR="00076908" w:rsidRPr="00E537EA" w:rsidRDefault="00076908">
      <w:pPr>
        <w:rPr>
          <w:rFonts w:ascii="Times New Roman" w:hAnsi="Times New Roman" w:cs="Times New Roman"/>
          <w:sz w:val="24"/>
          <w:szCs w:val="24"/>
        </w:rPr>
      </w:pPr>
    </w:p>
    <w:p w:rsidR="00076908" w:rsidRPr="00E537EA" w:rsidRDefault="00076908">
      <w:pPr>
        <w:rPr>
          <w:rFonts w:ascii="Times New Roman" w:hAnsi="Times New Roman" w:cs="Times New Roman"/>
          <w:i/>
          <w:iCs/>
          <w:sz w:val="24"/>
          <w:szCs w:val="24"/>
        </w:rPr>
      </w:pPr>
      <w:r w:rsidRPr="00E537EA">
        <w:rPr>
          <w:rFonts w:ascii="Times New Roman" w:hAnsi="Times New Roman" w:cs="Times New Roman"/>
          <w:i/>
          <w:iCs/>
          <w:sz w:val="24"/>
          <w:szCs w:val="24"/>
        </w:rPr>
        <w:t>For non-AI-specific guidance about this, see </w:t>
      </w:r>
      <w:hyperlink r:id="rId260" w:anchor="Headings,_headers,_and_captions" w:tooltip="Wikipedia:Manual of Style/Capital letters" w:history="1">
        <w:r w:rsidRPr="00E537EA">
          <w:rPr>
            <w:rStyle w:val="Hyperlink"/>
            <w:rFonts w:ascii="Times New Roman" w:hAnsi="Times New Roman" w:cs="Times New Roman"/>
            <w:i/>
            <w:iCs/>
            <w:sz w:val="24"/>
            <w:szCs w:val="24"/>
          </w:rPr>
          <w:t>Wikipedia:Manual of Style/Capital letters § Headings, headers, and captions</w:t>
        </w:r>
      </w:hyperlink>
      <w:r w:rsidRPr="00E537EA">
        <w:rPr>
          <w:rFonts w:ascii="Times New Roman" w:hAnsi="Times New Roman" w:cs="Times New Roman"/>
          <w:i/>
          <w:iCs/>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In section headings, AI chatbots strongly tend to capitalize all main words.</w:t>
      </w:r>
      <w:hyperlink r:id="rId261" w:anchor="cite_note-Russell-2" w:history="1">
        <w:r w:rsidRPr="00076908">
          <w:rPr>
            <w:rStyle w:val="Hyperlink"/>
            <w:rFonts w:ascii="Times New Roman" w:hAnsi="Times New Roman" w:cs="Times New Roman"/>
            <w:sz w:val="24"/>
            <w:szCs w:val="24"/>
            <w:vertAlign w:val="superscript"/>
          </w:rPr>
          <w:t>[1]</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Global Context: Critical Mineral Demand</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According to a 2023 report by </w:t>
      </w:r>
      <w:hyperlink r:id="rId262" w:tooltip="Goldman Sachs" w:history="1">
        <w:r w:rsidRPr="00076908">
          <w:rPr>
            <w:rStyle w:val="Hyperlink"/>
            <w:rFonts w:ascii="Times New Roman" w:hAnsi="Times New Roman" w:cs="Times New Roman"/>
            <w:sz w:val="24"/>
            <w:szCs w:val="24"/>
          </w:rPr>
          <w:t>Goldman Sachs</w:t>
        </w:r>
      </w:hyperlink>
      <w:r w:rsidRPr="00076908">
        <w:rPr>
          <w:rFonts w:ascii="Times New Roman" w:hAnsi="Times New Roman" w:cs="Times New Roman"/>
          <w:sz w:val="24"/>
          <w:szCs w:val="24"/>
        </w:rPr>
        <w:t>, the global market for critical minerals [...]</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Strategic Negotiations and Global Partnerships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In 2014, Katalayi was appointed senior executive adviser to the chairman of the board of </w:t>
      </w:r>
      <w:hyperlink r:id="rId263" w:tooltip="Gécamines" w:history="1">
        <w:r w:rsidRPr="00076908">
          <w:rPr>
            <w:rStyle w:val="Hyperlink"/>
            <w:rFonts w:ascii="Times New Roman" w:hAnsi="Times New Roman" w:cs="Times New Roman"/>
            <w:sz w:val="24"/>
            <w:szCs w:val="24"/>
          </w:rPr>
          <w:t>Gécamines</w:t>
        </w:r>
      </w:hyperlink>
      <w:r w:rsidRPr="00076908">
        <w:rPr>
          <w:rFonts w:ascii="Times New Roman" w:hAnsi="Times New Roman" w:cs="Times New Roman"/>
          <w:sz w:val="24"/>
          <w:szCs w:val="24"/>
        </w:rPr>
        <w:t> [...]</w:t>
      </w:r>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High-Stakes Deals: Glencore, China, and Russia</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There was also interest from </w:t>
      </w:r>
      <w:hyperlink r:id="rId264" w:tooltip="Moscow" w:history="1">
        <w:r w:rsidRPr="00076908">
          <w:rPr>
            <w:rStyle w:val="Hyperlink"/>
            <w:rFonts w:ascii="Times New Roman" w:hAnsi="Times New Roman" w:cs="Times New Roman"/>
            <w:sz w:val="24"/>
            <w:szCs w:val="24"/>
          </w:rPr>
          <w:t>Moscow</w:t>
        </w:r>
      </w:hyperlink>
      <w:r w:rsidRPr="00076908">
        <w:rPr>
          <w:rFonts w:ascii="Times New Roman" w:hAnsi="Times New Roman" w:cs="Times New Roman"/>
          <w:sz w:val="24"/>
          <w:szCs w:val="24"/>
        </w:rPr>
        <w:t> for strategic Congolese assets.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65" w:tooltip="Special:Diff/1307571338"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66" w:tooltip="Arthur Katalayi" w:history="1">
        <w:r w:rsidRPr="00076908">
          <w:rPr>
            <w:rStyle w:val="Hyperlink"/>
            <w:rFonts w:ascii="Times New Roman" w:hAnsi="Times New Roman" w:cs="Times New Roman"/>
            <w:sz w:val="24"/>
            <w:szCs w:val="24"/>
          </w:rPr>
          <w:t>Arthur Katalayi</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Overuse of boldface</w:t>
      </w:r>
    </w:p>
    <w:p w:rsidR="00076908" w:rsidRPr="00076908" w:rsidRDefault="00076908" w:rsidP="00076908">
      <w:pPr>
        <w:rPr>
          <w:rFonts w:ascii="Times New Roman" w:hAnsi="Times New Roman" w:cs="Times New Roman"/>
          <w:i/>
          <w:iCs/>
          <w:sz w:val="24"/>
          <w:szCs w:val="24"/>
        </w:rPr>
      </w:pPr>
      <w:r w:rsidRPr="00076908">
        <w:rPr>
          <w:rFonts w:ascii="Times New Roman" w:hAnsi="Times New Roman" w:cs="Times New Roman"/>
          <w:i/>
          <w:iCs/>
          <w:sz w:val="24"/>
          <w:szCs w:val="24"/>
        </w:rPr>
        <w:t>For non-AI-specific guidance about this, see </w:t>
      </w:r>
      <w:hyperlink r:id="rId267" w:anchor="Boldface" w:tooltip="Wikipedia:Manual of Style/Text formatting" w:history="1">
        <w:r w:rsidRPr="00076908">
          <w:rPr>
            <w:rStyle w:val="Hyperlink"/>
            <w:rFonts w:ascii="Times New Roman" w:hAnsi="Times New Roman" w:cs="Times New Roman"/>
            <w:i/>
            <w:iCs/>
            <w:sz w:val="24"/>
            <w:szCs w:val="24"/>
          </w:rPr>
          <w:t>Wikipedia:Manual of Style/Text formatting § Boldface</w:t>
        </w:r>
      </w:hyperlink>
      <w:r w:rsidRPr="00076908">
        <w:rPr>
          <w:rFonts w:ascii="Times New Roman" w:hAnsi="Times New Roman" w:cs="Times New Roman"/>
          <w:i/>
          <w:iCs/>
          <w:sz w:val="24"/>
          <w:szCs w:val="24"/>
        </w:rPr>
        <w:t>.</w:t>
      </w:r>
    </w:p>
    <w:p w:rsidR="00076908" w:rsidRPr="00E537EA" w:rsidRDefault="00076908">
      <w:pPr>
        <w:rPr>
          <w:rFonts w:ascii="Times New Roman" w:hAnsi="Times New Roman" w:cs="Times New Roman"/>
          <w:sz w:val="24"/>
          <w:szCs w:val="24"/>
        </w:rPr>
      </w:pP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AI chatbots may display various phrases in </w:t>
      </w:r>
      <w:hyperlink r:id="rId268" w:tooltip="Boldface" w:history="1">
        <w:r w:rsidRPr="00076908">
          <w:rPr>
            <w:rStyle w:val="Hyperlink"/>
            <w:rFonts w:ascii="Times New Roman" w:hAnsi="Times New Roman" w:cs="Times New Roman"/>
            <w:sz w:val="24"/>
            <w:szCs w:val="24"/>
          </w:rPr>
          <w:t>boldface</w:t>
        </w:r>
      </w:hyperlink>
      <w:r w:rsidRPr="00076908">
        <w:rPr>
          <w:rFonts w:ascii="Times New Roman" w:hAnsi="Times New Roman" w:cs="Times New Roman"/>
          <w:sz w:val="24"/>
          <w:szCs w:val="24"/>
        </w:rPr>
        <w:t> for emphasis in an excessive, mechanical manner. One of their tendencies, inherited from </w:t>
      </w:r>
      <w:hyperlink r:id="rId269" w:tooltip="Readme" w:history="1">
        <w:r w:rsidRPr="00076908">
          <w:rPr>
            <w:rStyle w:val="Hyperlink"/>
            <w:rFonts w:ascii="Times New Roman" w:hAnsi="Times New Roman" w:cs="Times New Roman"/>
            <w:sz w:val="24"/>
            <w:szCs w:val="24"/>
          </w:rPr>
          <w:t>readmes</w:t>
        </w:r>
      </w:hyperlink>
      <w:r w:rsidRPr="00076908">
        <w:rPr>
          <w:rFonts w:ascii="Times New Roman" w:hAnsi="Times New Roman" w:cs="Times New Roman"/>
          <w:sz w:val="24"/>
          <w:szCs w:val="24"/>
        </w:rPr>
        <w:t>, fan wikis, how-tos, sales pitches, slide decks, listicles and other materials that heavily use boldface, is to emphasize every instance of a chosen word or phrase, often in a "key takeaways" fashion. Some newer large language models or apps have instructions to avoid overuse of boldface.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It blends </w:t>
      </w:r>
      <w:r w:rsidRPr="00076908">
        <w:rPr>
          <w:rFonts w:ascii="Times New Roman" w:hAnsi="Times New Roman" w:cs="Times New Roman"/>
          <w:b/>
          <w:bCs/>
          <w:sz w:val="24"/>
          <w:szCs w:val="24"/>
        </w:rPr>
        <w:t>OKRs (Objectives and Key Results)</w:t>
      </w:r>
      <w:r w:rsidRPr="00076908">
        <w:rPr>
          <w:rFonts w:ascii="Times New Roman" w:hAnsi="Times New Roman" w:cs="Times New Roman"/>
          <w:sz w:val="24"/>
          <w:szCs w:val="24"/>
        </w:rPr>
        <w:t>, </w:t>
      </w:r>
      <w:r w:rsidRPr="00076908">
        <w:rPr>
          <w:rFonts w:ascii="Times New Roman" w:hAnsi="Times New Roman" w:cs="Times New Roman"/>
          <w:b/>
          <w:bCs/>
          <w:sz w:val="24"/>
          <w:szCs w:val="24"/>
        </w:rPr>
        <w:t>KPIs (Key Performance Indicators)</w:t>
      </w:r>
      <w:r w:rsidRPr="00076908">
        <w:rPr>
          <w:rFonts w:ascii="Times New Roman" w:hAnsi="Times New Roman" w:cs="Times New Roman"/>
          <w:sz w:val="24"/>
          <w:szCs w:val="24"/>
        </w:rPr>
        <w:t>, and visual strategy tools such as the </w:t>
      </w:r>
      <w:r w:rsidRPr="00076908">
        <w:rPr>
          <w:rFonts w:ascii="Times New Roman" w:hAnsi="Times New Roman" w:cs="Times New Roman"/>
          <w:b/>
          <w:bCs/>
          <w:sz w:val="24"/>
          <w:szCs w:val="24"/>
        </w:rPr>
        <w:t>Business Model Canvas (BMC)</w:t>
      </w:r>
      <w:r w:rsidRPr="00076908">
        <w:rPr>
          <w:rFonts w:ascii="Times New Roman" w:hAnsi="Times New Roman" w:cs="Times New Roman"/>
          <w:sz w:val="24"/>
          <w:szCs w:val="24"/>
        </w:rPr>
        <w:t> and </w:t>
      </w:r>
      <w:r w:rsidRPr="00076908">
        <w:rPr>
          <w:rFonts w:ascii="Times New Roman" w:hAnsi="Times New Roman" w:cs="Times New Roman"/>
          <w:b/>
          <w:bCs/>
          <w:sz w:val="24"/>
          <w:szCs w:val="24"/>
        </w:rPr>
        <w:t>Balanced Scorecard (BSC)</w:t>
      </w:r>
      <w:r w:rsidRPr="00076908">
        <w:rPr>
          <w:rFonts w:ascii="Times New Roman" w:hAnsi="Times New Roman" w:cs="Times New Roman"/>
          <w:sz w:val="24"/>
          <w:szCs w:val="24"/>
        </w:rPr>
        <w:t>. OPC is designed to bridge the gap between strategy and execution by fostering a unified mindset and shared direction within organizations.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70" w:tooltip="Draft:One Page 4 Change (OPC) (page does not exist)" w:history="1">
        <w:r w:rsidRPr="00076908">
          <w:rPr>
            <w:rStyle w:val="Hyperlink"/>
            <w:rFonts w:ascii="Times New Roman" w:hAnsi="Times New Roman" w:cs="Times New Roman"/>
            <w:sz w:val="24"/>
            <w:szCs w:val="24"/>
          </w:rPr>
          <w:t>Draft:One Page 4 Change (OPC)</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 </w:t>
      </w:r>
      <w:r w:rsidRPr="00076908">
        <w:rPr>
          <w:rFonts w:ascii="Times New Roman" w:hAnsi="Times New Roman" w:cs="Times New Roman"/>
          <w:b/>
          <w:bCs/>
          <w:sz w:val="24"/>
          <w:szCs w:val="24"/>
        </w:rPr>
        <w:t>leveraged buyout (LBO)</w:t>
      </w:r>
      <w:r w:rsidRPr="00076908">
        <w:rPr>
          <w:rFonts w:ascii="Times New Roman" w:hAnsi="Times New Roman" w:cs="Times New Roman"/>
          <w:sz w:val="24"/>
          <w:szCs w:val="24"/>
        </w:rPr>
        <w:t> is characterized by the extensive use of </w:t>
      </w:r>
      <w:r w:rsidRPr="00076908">
        <w:rPr>
          <w:rFonts w:ascii="Times New Roman" w:hAnsi="Times New Roman" w:cs="Times New Roman"/>
          <w:b/>
          <w:bCs/>
          <w:sz w:val="24"/>
          <w:szCs w:val="24"/>
        </w:rPr>
        <w:t>debt financing</w:t>
      </w:r>
      <w:r w:rsidRPr="00076908">
        <w:rPr>
          <w:rFonts w:ascii="Times New Roman" w:hAnsi="Times New Roman" w:cs="Times New Roman"/>
          <w:sz w:val="24"/>
          <w:szCs w:val="24"/>
        </w:rPr>
        <w:t> to acquire a company. This financing structure enables </w:t>
      </w:r>
      <w:r w:rsidRPr="00076908">
        <w:rPr>
          <w:rFonts w:ascii="Times New Roman" w:hAnsi="Times New Roman" w:cs="Times New Roman"/>
          <w:b/>
          <w:bCs/>
          <w:sz w:val="24"/>
          <w:szCs w:val="24"/>
        </w:rPr>
        <w:t>private equity firms</w:t>
      </w:r>
      <w:r w:rsidRPr="00076908">
        <w:rPr>
          <w:rFonts w:ascii="Times New Roman" w:hAnsi="Times New Roman" w:cs="Times New Roman"/>
          <w:sz w:val="24"/>
          <w:szCs w:val="24"/>
        </w:rPr>
        <w:t> and </w:t>
      </w:r>
      <w:r w:rsidRPr="00076908">
        <w:rPr>
          <w:rFonts w:ascii="Times New Roman" w:hAnsi="Times New Roman" w:cs="Times New Roman"/>
          <w:b/>
          <w:bCs/>
          <w:sz w:val="24"/>
          <w:szCs w:val="24"/>
        </w:rPr>
        <w:t>financial sponsors</w:t>
      </w:r>
      <w:r w:rsidRPr="00076908">
        <w:rPr>
          <w:rFonts w:ascii="Times New Roman" w:hAnsi="Times New Roman" w:cs="Times New Roman"/>
          <w:sz w:val="24"/>
          <w:szCs w:val="24"/>
        </w:rPr>
        <w:t> to control businesses while investing a relatively small portion of their own equity. The acquired company’s </w:t>
      </w:r>
      <w:r w:rsidRPr="00076908">
        <w:rPr>
          <w:rFonts w:ascii="Times New Roman" w:hAnsi="Times New Roman" w:cs="Times New Roman"/>
          <w:b/>
          <w:bCs/>
          <w:sz w:val="24"/>
          <w:szCs w:val="24"/>
        </w:rPr>
        <w:t>assets and future cash flows</w:t>
      </w:r>
      <w:r w:rsidRPr="00076908">
        <w:rPr>
          <w:rFonts w:ascii="Times New Roman" w:hAnsi="Times New Roman" w:cs="Times New Roman"/>
          <w:sz w:val="24"/>
          <w:szCs w:val="24"/>
        </w:rPr>
        <w:t> serve as collateral for the debt, making lenders more willing to provide financing.</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— From </w:t>
      </w:r>
      <w:hyperlink r:id="rId271" w:tooltip="Special:Diff/1274574473"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72" w:tooltip="Leveraged buyout" w:history="1">
        <w:r w:rsidRPr="00076908">
          <w:rPr>
            <w:rStyle w:val="Hyperlink"/>
            <w:rFonts w:ascii="Times New Roman" w:hAnsi="Times New Roman" w:cs="Times New Roman"/>
            <w:sz w:val="24"/>
            <w:szCs w:val="24"/>
          </w:rPr>
          <w:t>Leveraged buyout</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50 Scientists and Thinkers in AI Safety with significant</w:t>
      </w:r>
      <w:r w:rsidRPr="00076908">
        <w:rPr>
          <w:rFonts w:ascii="Times New Roman" w:hAnsi="Times New Roman" w:cs="Times New Roman"/>
          <w:sz w:val="24"/>
          <w:szCs w:val="24"/>
        </w:rPr>
        <w:t> influence on the field of alignment, containment, and risk mitigation. The list includes their </w:t>
      </w:r>
      <w:r w:rsidRPr="00076908">
        <w:rPr>
          <w:rFonts w:ascii="Times New Roman" w:hAnsi="Times New Roman" w:cs="Times New Roman"/>
          <w:b/>
          <w:bCs/>
          <w:sz w:val="24"/>
          <w:szCs w:val="24"/>
        </w:rPr>
        <w:t>Productive Years</w:t>
      </w:r>
      <w:r w:rsidRPr="00076908">
        <w:rPr>
          <w:rFonts w:ascii="Times New Roman" w:hAnsi="Times New Roman" w:cs="Times New Roman"/>
          <w:sz w:val="24"/>
          <w:szCs w:val="24"/>
        </w:rPr>
        <w:t>, their estimated </w:t>
      </w:r>
      <w:r w:rsidRPr="00076908">
        <w:rPr>
          <w:rFonts w:ascii="Times New Roman" w:hAnsi="Times New Roman" w:cs="Times New Roman"/>
          <w:b/>
          <w:bCs/>
          <w:sz w:val="24"/>
          <w:szCs w:val="24"/>
        </w:rPr>
        <w:t>P(doom)</w:t>
      </w:r>
      <w:r w:rsidRPr="00076908">
        <w:rPr>
          <w:rFonts w:ascii="Times New Roman" w:hAnsi="Times New Roman" w:cs="Times New Roman"/>
          <w:sz w:val="24"/>
          <w:szCs w:val="24"/>
        </w:rPr>
        <w:t> (probability of existential catastrophe), a </w:t>
      </w:r>
      <w:r w:rsidRPr="00076908">
        <w:rPr>
          <w:rFonts w:ascii="Times New Roman" w:hAnsi="Times New Roman" w:cs="Times New Roman"/>
          <w:b/>
          <w:bCs/>
          <w:sz w:val="24"/>
          <w:szCs w:val="24"/>
        </w:rPr>
        <w:t>one-sentence summary of their contribution to AI Safety</w:t>
      </w:r>
      <w:r w:rsidRPr="00076908">
        <w:rPr>
          <w:rFonts w:ascii="Times New Roman" w:hAnsi="Times New Roman" w:cs="Times New Roman"/>
          <w:sz w:val="24"/>
          <w:szCs w:val="24"/>
        </w:rPr>
        <w:t>, and their Wikipedia link.</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73" w:tooltip="Special:Diff/1324781030"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74" w:tooltip="P(doom)" w:history="1">
        <w:r w:rsidRPr="00076908">
          <w:rPr>
            <w:rStyle w:val="Hyperlink"/>
            <w:rFonts w:ascii="Times New Roman" w:hAnsi="Times New Roman" w:cs="Times New Roman"/>
            <w:sz w:val="24"/>
            <w:szCs w:val="24"/>
          </w:rPr>
          <w:t>P(doom)</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Inline-header vertical lists</w:t>
      </w:r>
    </w:p>
    <w:p w:rsidR="00076908" w:rsidRPr="00E537EA" w:rsidRDefault="00076908">
      <w:pPr>
        <w:rPr>
          <w:rFonts w:ascii="Times New Roman" w:hAnsi="Times New Roman" w:cs="Times New Roman"/>
          <w:sz w:val="24"/>
          <w:szCs w:val="24"/>
        </w:rPr>
      </w:pPr>
    </w:p>
    <w:p w:rsidR="00076908" w:rsidRPr="00076908" w:rsidRDefault="00076908" w:rsidP="00076908">
      <w:pPr>
        <w:rPr>
          <w:rFonts w:ascii="Times New Roman" w:hAnsi="Times New Roman" w:cs="Times New Roman"/>
          <w:i/>
          <w:iCs/>
          <w:sz w:val="24"/>
          <w:szCs w:val="24"/>
        </w:rPr>
      </w:pPr>
      <w:r w:rsidRPr="00076908">
        <w:rPr>
          <w:rFonts w:ascii="Times New Roman" w:hAnsi="Times New Roman" w:cs="Times New Roman"/>
          <w:i/>
          <w:iCs/>
          <w:sz w:val="24"/>
          <w:szCs w:val="24"/>
        </w:rPr>
        <w:t>For non-AI-specific guidance about this, see </w:t>
      </w:r>
      <w:hyperlink r:id="rId275" w:anchor="Use_prose_where_understood_easily" w:tooltip="Wikipedia:Manual of Style/Lists" w:history="1">
        <w:r w:rsidRPr="00076908">
          <w:rPr>
            <w:rStyle w:val="Hyperlink"/>
            <w:rFonts w:ascii="Times New Roman" w:hAnsi="Times New Roman" w:cs="Times New Roman"/>
            <w:i/>
            <w:iCs/>
            <w:sz w:val="24"/>
            <w:szCs w:val="24"/>
          </w:rPr>
          <w:t>Wikipedia:Manual of Style/Lists § Use prose where understood easily</w:t>
        </w:r>
      </w:hyperlink>
      <w:r w:rsidRPr="00076908">
        <w:rPr>
          <w:rFonts w:ascii="Times New Roman" w:hAnsi="Times New Roman" w:cs="Times New Roman"/>
          <w:i/>
          <w:iCs/>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AI chatbots output often includes vertical lists formatted in a specific way: an ordered or unordered list where the list marker (number, bullet, dash, etc.) is followed by an inline boldfaced header, separated with a colon from the remaining descriptive text.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Instead of </w:t>
      </w:r>
      <w:hyperlink r:id="rId276" w:tooltip="H:LIST" w:history="1">
        <w:r w:rsidRPr="00076908">
          <w:rPr>
            <w:rStyle w:val="Hyperlink"/>
            <w:rFonts w:ascii="Times New Roman" w:hAnsi="Times New Roman" w:cs="Times New Roman"/>
            <w:sz w:val="24"/>
            <w:szCs w:val="24"/>
          </w:rPr>
          <w:t>proper wikitext</w:t>
        </w:r>
      </w:hyperlink>
      <w:r w:rsidRPr="00076908">
        <w:rPr>
          <w:rFonts w:ascii="Times New Roman" w:hAnsi="Times New Roman" w:cs="Times New Roman"/>
          <w:sz w:val="24"/>
          <w:szCs w:val="24"/>
        </w:rPr>
        <w:t>, a bullet point in an unordered list may appear as a bullet character (•), hyphen (-), en dash (–), </w:t>
      </w:r>
      <w:hyperlink r:id="rId277" w:anchor="Use_of_Markdown" w:history="1">
        <w:r w:rsidRPr="00076908">
          <w:rPr>
            <w:rStyle w:val="Hyperlink"/>
            <w:rFonts w:ascii="Times New Roman" w:hAnsi="Times New Roman" w:cs="Times New Roman"/>
            <w:sz w:val="24"/>
            <w:szCs w:val="24"/>
          </w:rPr>
          <w:t>hash</w:t>
        </w:r>
      </w:hyperlink>
      <w:r w:rsidRPr="00076908">
        <w:rPr>
          <w:rFonts w:ascii="Times New Roman" w:hAnsi="Times New Roman" w:cs="Times New Roman"/>
          <w:sz w:val="24"/>
          <w:szCs w:val="24"/>
        </w:rPr>
        <w:t> (#), </w:t>
      </w:r>
      <w:hyperlink r:id="rId278" w:anchor="Emojis" w:history="1">
        <w:r w:rsidRPr="00076908">
          <w:rPr>
            <w:rStyle w:val="Hyperlink"/>
            <w:rFonts w:ascii="Times New Roman" w:hAnsi="Times New Roman" w:cs="Times New Roman"/>
            <w:sz w:val="24"/>
            <w:szCs w:val="24"/>
          </w:rPr>
          <w:t>emoji</w:t>
        </w:r>
      </w:hyperlink>
      <w:r w:rsidRPr="00076908">
        <w:rPr>
          <w:rFonts w:ascii="Times New Roman" w:hAnsi="Times New Roman" w:cs="Times New Roman"/>
          <w:sz w:val="24"/>
          <w:szCs w:val="24"/>
        </w:rPr>
        <w:t>, or similar character. Ordered lists (i.e. numbered lists) may use explicit numbers (such as 1.) instead of standard wikitext. When </w:t>
      </w:r>
      <w:hyperlink r:id="rId279" w:tooltip="Wikipedia:SCOPY" w:history="1">
        <w:r w:rsidRPr="00076908">
          <w:rPr>
            <w:rStyle w:val="Hyperlink"/>
            <w:rFonts w:ascii="Times New Roman" w:hAnsi="Times New Roman" w:cs="Times New Roman"/>
            <w:sz w:val="24"/>
            <w:szCs w:val="24"/>
          </w:rPr>
          <w:t>copied as bare text appearing on the screen</w:t>
        </w:r>
      </w:hyperlink>
      <w:r w:rsidRPr="00076908">
        <w:rPr>
          <w:rFonts w:ascii="Times New Roman" w:hAnsi="Times New Roman" w:cs="Times New Roman"/>
          <w:sz w:val="24"/>
          <w:szCs w:val="24"/>
        </w:rPr>
        <w:t>, some of the formatting information is lost, and line breaks may be lost as well.</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1. Historical Context Post-WWII Era: The world was rapidly changing after WWII, [...] 2. Nuclear Arms Race: Following the U.S. atomic bombings, the Soviet Union detonated its first bomb in 1949, [...] 3. Key Figures Edward Teller: A Hungarian physicist who advocated for the development of more powerful nuclear weapons, [...] 4. Technical Details of Sundial Hydrogen Bomb: The design of Sundial involved a hydrogen bomb [...] 5. Destructive Potential: If detonated, Sundial would create a fireball up to 50 kilometers in diameter, [...] 6. Consequences and Reactions Global Impact: The explosion would lead to an apocalyptic nuclear winter, [...] 7. Political Reactions: The U.S. military and scientists expressed horror at the implications of such a weapon, [...] 8. Modern Implications Current Nuclear Arsenal: Today, there are approximately 12,000 nuclear weapons worldwide, [...] 9. Key Takeaways Understanding the Madness: The concept of Project Sundial highlights the extremes of human ingenuity [...] 10. Questions to Consider What were the motivations behind the development of Project Sundial?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80" w:tooltip="Special:PermanentLink/1255717748"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81" w:tooltip="Sundial (weapon)" w:history="1">
        <w:r w:rsidRPr="00076908">
          <w:rPr>
            <w:rStyle w:val="Hyperlink"/>
            <w:rFonts w:ascii="Times New Roman" w:hAnsi="Times New Roman" w:cs="Times New Roman"/>
            <w:sz w:val="24"/>
            <w:szCs w:val="24"/>
          </w:rPr>
          <w:t>Sundial (weapon)</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Conflict of Interest (COI)/Autobiography: While I understand the concern regarding my username [...]</w:t>
      </w:r>
      <w:r w:rsidRPr="00076908">
        <w:rPr>
          <w:rFonts w:ascii="Times New Roman" w:hAnsi="Times New Roman" w:cs="Times New Roman"/>
          <w:sz w:val="24"/>
          <w:szCs w:val="24"/>
        </w:rPr>
        <w:br/>
        <w:t>Notability (GNG and NPOLITICIAN): I have revised the article to focus on factual details [...]</w:t>
      </w:r>
      <w:r w:rsidRPr="00076908">
        <w:rPr>
          <w:rFonts w:ascii="Times New Roman" w:hAnsi="Times New Roman" w:cs="Times New Roman"/>
          <w:sz w:val="24"/>
          <w:szCs w:val="24"/>
        </w:rPr>
        <w:br/>
        <w:t>Original Research (WP) and Promotional Tone: I have worked on removing original research [...]</w:t>
      </w:r>
      <w:r w:rsidRPr="00076908">
        <w:rPr>
          <w:rFonts w:ascii="Times New Roman" w:hAnsi="Times New Roman" w:cs="Times New Roman"/>
          <w:sz w:val="24"/>
          <w:szCs w:val="24"/>
        </w:rPr>
        <w:br/>
        <w:t>Article Move to Main Namespace: Moving the draft to the main namespace after the AFC review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82" w:tooltip="Special:Diff/1251078728"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83" w:tooltip="Wikipedia:Articles for deletion/Sarwan Kumar Bheel" w:history="1">
        <w:r w:rsidRPr="00076908">
          <w:rPr>
            <w:rStyle w:val="Hyperlink"/>
            <w:rFonts w:ascii="Times New Roman" w:hAnsi="Times New Roman" w:cs="Times New Roman"/>
            <w:sz w:val="24"/>
            <w:szCs w:val="24"/>
          </w:rPr>
          <w:t>Wikipedia:Articles for deletion/Sarwan Kumar Bheel</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AVO consists of three key layers:</w:t>
      </w:r>
    </w:p>
    <w:p w:rsidR="00076908" w:rsidRPr="00076908" w:rsidRDefault="00076908" w:rsidP="00BD7E7B">
      <w:pPr>
        <w:numPr>
          <w:ilvl w:val="0"/>
          <w:numId w:val="9"/>
        </w:numPr>
        <w:rPr>
          <w:rFonts w:ascii="Times New Roman" w:hAnsi="Times New Roman" w:cs="Times New Roman"/>
          <w:sz w:val="24"/>
          <w:szCs w:val="24"/>
        </w:rPr>
      </w:pPr>
      <w:r w:rsidRPr="00076908">
        <w:rPr>
          <w:rFonts w:ascii="Times New Roman" w:hAnsi="Times New Roman" w:cs="Times New Roman"/>
          <w:b/>
          <w:bCs/>
          <w:sz w:val="24"/>
          <w:szCs w:val="24"/>
        </w:rPr>
        <w:t>SEO (Search Engine Optimization):</w:t>
      </w:r>
      <w:r w:rsidRPr="00076908">
        <w:rPr>
          <w:rFonts w:ascii="Times New Roman" w:hAnsi="Times New Roman" w:cs="Times New Roman"/>
          <w:sz w:val="24"/>
          <w:szCs w:val="24"/>
        </w:rPr>
        <w:t> Traditional methods for improving visibility in search engine results through content, technical, and on-page optimization.</w:t>
      </w:r>
    </w:p>
    <w:p w:rsidR="00076908" w:rsidRPr="00076908" w:rsidRDefault="00076908" w:rsidP="00BD7E7B">
      <w:pPr>
        <w:numPr>
          <w:ilvl w:val="0"/>
          <w:numId w:val="9"/>
        </w:numPr>
        <w:rPr>
          <w:rFonts w:ascii="Times New Roman" w:hAnsi="Times New Roman" w:cs="Times New Roman"/>
          <w:sz w:val="24"/>
          <w:szCs w:val="24"/>
        </w:rPr>
      </w:pPr>
      <w:r w:rsidRPr="00076908">
        <w:rPr>
          <w:rFonts w:ascii="Times New Roman" w:hAnsi="Times New Roman" w:cs="Times New Roman"/>
          <w:b/>
          <w:bCs/>
          <w:sz w:val="24"/>
          <w:szCs w:val="24"/>
        </w:rPr>
        <w:t>AEO (Answer Engine Optimization):</w:t>
      </w:r>
      <w:r w:rsidRPr="00076908">
        <w:rPr>
          <w:rFonts w:ascii="Times New Roman" w:hAnsi="Times New Roman" w:cs="Times New Roman"/>
          <w:sz w:val="24"/>
          <w:szCs w:val="24"/>
        </w:rPr>
        <w:t> Techniques focused on optimizing content for voice assistants and answer boxes, such as featured snippets and structured data.</w:t>
      </w:r>
    </w:p>
    <w:p w:rsidR="00076908" w:rsidRPr="00076908" w:rsidRDefault="00076908" w:rsidP="00BD7E7B">
      <w:pPr>
        <w:numPr>
          <w:ilvl w:val="0"/>
          <w:numId w:val="9"/>
        </w:numPr>
        <w:rPr>
          <w:rFonts w:ascii="Times New Roman" w:hAnsi="Times New Roman" w:cs="Times New Roman"/>
          <w:sz w:val="24"/>
          <w:szCs w:val="24"/>
        </w:rPr>
      </w:pPr>
      <w:r w:rsidRPr="00076908">
        <w:rPr>
          <w:rFonts w:ascii="Times New Roman" w:hAnsi="Times New Roman" w:cs="Times New Roman"/>
          <w:b/>
          <w:bCs/>
          <w:sz w:val="24"/>
          <w:szCs w:val="24"/>
        </w:rPr>
        <w:t>GIO (Generative Engine Optimization):</w:t>
      </w:r>
      <w:r w:rsidRPr="00076908">
        <w:rPr>
          <w:rFonts w:ascii="Times New Roman" w:hAnsi="Times New Roman" w:cs="Times New Roman"/>
          <w:sz w:val="24"/>
          <w:szCs w:val="24"/>
        </w:rPr>
        <w:t> Strategies for ensuring businesses are cited as credible sources in responses generated by large language models (LLMs).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84" w:tooltip="Special:Diff/1316572059"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85" w:tooltip="Draft:AI Visibility Optimization (AVO)" w:history="1">
        <w:r w:rsidRPr="00076908">
          <w:rPr>
            <w:rStyle w:val="Hyperlink"/>
            <w:rFonts w:ascii="Times New Roman" w:hAnsi="Times New Roman" w:cs="Times New Roman"/>
            <w:sz w:val="24"/>
            <w:szCs w:val="24"/>
          </w:rPr>
          <w:t>Draft:AI Visibility Optimization (AVO)</w:t>
        </w:r>
      </w:hyperlink>
      <w:r w:rsidRPr="00076908">
        <w:rPr>
          <w:rFonts w:ascii="Times New Roman" w:hAnsi="Times New Roman" w:cs="Times New Roman"/>
          <w:sz w:val="24"/>
          <w:szCs w:val="24"/>
        </w:rPr>
        <w:t>. Also note the </w:t>
      </w:r>
      <w:hyperlink r:id="rId286" w:anchor="Rule_of_three" w:tooltip="Wikipedia:AISIGNS" w:history="1">
        <w:r w:rsidRPr="00076908">
          <w:rPr>
            <w:rStyle w:val="Hyperlink"/>
            <w:rFonts w:ascii="Times New Roman" w:hAnsi="Times New Roman" w:cs="Times New Roman"/>
            <w:sz w:val="24"/>
            <w:szCs w:val="24"/>
          </w:rPr>
          <w:t>rule of three</w:t>
        </w:r>
      </w:hyperlink>
      <w:r w:rsidRPr="00076908">
        <w:rPr>
          <w:rFonts w:ascii="Times New Roman" w:hAnsi="Times New Roman" w:cs="Times New Roman"/>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lastRenderedPageBreak/>
        <w:t>Production Process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process with which a DJm composes a song generally involves the next stages: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Concept and Lyrics</w:t>
      </w:r>
      <w:r w:rsidRPr="00076908">
        <w:rPr>
          <w:rFonts w:ascii="Times New Roman" w:hAnsi="Times New Roman" w:cs="Times New Roman"/>
          <w:sz w:val="24"/>
          <w:szCs w:val="24"/>
        </w:rPr>
        <w:t> — The artist defines the theme and lyrics of the song.</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AI Melodic Drafts</w:t>
      </w:r>
      <w:r w:rsidRPr="00076908">
        <w:rPr>
          <w:rFonts w:ascii="Times New Roman" w:hAnsi="Times New Roman" w:cs="Times New Roman"/>
          <w:sz w:val="24"/>
          <w:szCs w:val="24"/>
        </w:rPr>
        <w:t> — AI produces different melodies and rhythmic patterns following the prompt suggested by the DJm.</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Human Supervision and Enhancement</w:t>
      </w:r>
      <w:r w:rsidRPr="00076908">
        <w:rPr>
          <w:rFonts w:ascii="Times New Roman" w:hAnsi="Times New Roman" w:cs="Times New Roman"/>
          <w:sz w:val="24"/>
          <w:szCs w:val="24"/>
        </w:rPr>
        <w:t> — Producers adjust the instrumentation generated by the AI to match their original artistic vision.</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Layering</w:t>
      </w:r>
      <w:r w:rsidRPr="00076908">
        <w:rPr>
          <w:rFonts w:ascii="Times New Roman" w:hAnsi="Times New Roman" w:cs="Times New Roman"/>
          <w:sz w:val="24"/>
          <w:szCs w:val="24"/>
        </w:rPr>
        <w:t> — With the stems at hand, the DJm then combines the resulting track with new recorded pieces, including live percussion, keyboards or synthesizers.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Mixing and Mastering</w:t>
      </w:r>
      <w:r w:rsidRPr="00076908">
        <w:rPr>
          <w:rFonts w:ascii="Times New Roman" w:hAnsi="Times New Roman" w:cs="Times New Roman"/>
          <w:sz w:val="24"/>
          <w:szCs w:val="24"/>
        </w:rPr>
        <w:t> — Sound balancing, effects and mastering ultimately give the song its final touch before being released.</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87" w:tooltip="Special:Diff/1307965044"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88" w:tooltip="Draft:Digital Jockey Musician (page does not exist)" w:history="1">
        <w:r w:rsidRPr="00076908">
          <w:rPr>
            <w:rStyle w:val="Hyperlink"/>
            <w:rFonts w:ascii="Times New Roman" w:hAnsi="Times New Roman" w:cs="Times New Roman"/>
            <w:sz w:val="24"/>
            <w:szCs w:val="24"/>
          </w:rPr>
          <w:t>Draft:Digital Jockey Musician</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Emoji</w:t>
      </w:r>
    </w:p>
    <w:p w:rsidR="00076908" w:rsidRPr="00E537EA" w:rsidRDefault="00076908">
      <w:pPr>
        <w:rPr>
          <w:rFonts w:ascii="Times New Roman" w:hAnsi="Times New Roman" w:cs="Times New Roman"/>
          <w:sz w:val="24"/>
          <w:szCs w:val="24"/>
        </w:rPr>
      </w:pP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AI chatbots often use </w:t>
      </w:r>
      <w:hyperlink r:id="rId289" w:tooltip="Emoji" w:history="1">
        <w:r w:rsidRPr="00076908">
          <w:rPr>
            <w:rStyle w:val="Hyperlink"/>
            <w:rFonts w:ascii="Times New Roman" w:hAnsi="Times New Roman" w:cs="Times New Roman"/>
            <w:sz w:val="24"/>
            <w:szCs w:val="24"/>
          </w:rPr>
          <w:t>emoji</w:t>
        </w:r>
      </w:hyperlink>
      <w:r w:rsidRPr="00076908">
        <w:rPr>
          <w:rFonts w:ascii="Times New Roman" w:hAnsi="Times New Roman" w:cs="Times New Roman"/>
          <w:sz w:val="24"/>
          <w:szCs w:val="24"/>
        </w:rPr>
        <w:t>.</w:t>
      </w:r>
      <w:hyperlink r:id="rId290" w:anchor="cite_note-merrill-18" w:history="1">
        <w:r w:rsidRPr="00076908">
          <w:rPr>
            <w:rStyle w:val="Hyperlink"/>
            <w:rFonts w:ascii="Times New Roman" w:hAnsi="Times New Roman" w:cs="Times New Roman"/>
            <w:sz w:val="24"/>
            <w:szCs w:val="24"/>
            <w:vertAlign w:val="superscript"/>
          </w:rPr>
          <w:t>[12]</w:t>
        </w:r>
      </w:hyperlink>
      <w:r w:rsidRPr="00076908">
        <w:rPr>
          <w:rFonts w:ascii="Times New Roman" w:hAnsi="Times New Roman" w:cs="Times New Roman"/>
          <w:sz w:val="24"/>
          <w:szCs w:val="24"/>
        </w:rPr>
        <w:t> In particular, they sometimes decorate section headings or bullet points by placing emoji in front of them. This is most noticeable in talkpage comments.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Let’s decode exactly what’s happening here:</w:t>
      </w:r>
      <w:r w:rsidRPr="00076908">
        <w:rPr>
          <w:rFonts w:ascii="Times New Roman" w:hAnsi="Times New Roman" w:cs="Times New Roman"/>
          <w:sz w:val="24"/>
          <w:szCs w:val="24"/>
        </w:rPr>
        <w:br/>
      </w:r>
      <w:r w:rsidRPr="00076908">
        <w:rPr>
          <w:rFonts w:ascii="Segoe UI Emoji" w:hAnsi="Segoe UI Emoji" w:cs="Segoe UI Emoji"/>
          <w:sz w:val="24"/>
          <w:szCs w:val="24"/>
        </w:rPr>
        <w:t>🧠</w:t>
      </w:r>
      <w:r w:rsidRPr="00076908">
        <w:rPr>
          <w:rFonts w:ascii="Times New Roman" w:hAnsi="Times New Roman" w:cs="Times New Roman"/>
          <w:sz w:val="24"/>
          <w:szCs w:val="24"/>
        </w:rPr>
        <w:t xml:space="preserve"> Cognitive Dissonance Pattern:</w:t>
      </w:r>
      <w:r w:rsidRPr="00076908">
        <w:rPr>
          <w:rFonts w:ascii="Times New Roman" w:hAnsi="Times New Roman" w:cs="Times New Roman"/>
          <w:sz w:val="24"/>
          <w:szCs w:val="24"/>
        </w:rPr>
        <w:br/>
        <w:t>You’ve proven authorship, demonstrated originality, and introduced new frameworks, yet they’re defending a system that explicitly disallows recognition of originators unless a third party writes about them first.</w:t>
      </w:r>
      <w:r w:rsidRPr="00076908">
        <w:rPr>
          <w:rFonts w:ascii="Times New Roman" w:hAnsi="Times New Roman" w:cs="Times New Roman"/>
          <w:sz w:val="24"/>
          <w:szCs w:val="24"/>
        </w:rPr>
        <w:br/>
        <w:t>[...]</w:t>
      </w:r>
      <w:r w:rsidRPr="00076908">
        <w:rPr>
          <w:rFonts w:ascii="Times New Roman" w:hAnsi="Times New Roman" w:cs="Times New Roman"/>
          <w:sz w:val="24"/>
          <w:szCs w:val="24"/>
        </w:rPr>
        <w:br/>
      </w:r>
      <w:r w:rsidRPr="00076908">
        <w:rPr>
          <w:rFonts w:ascii="Segoe UI Emoji" w:hAnsi="Segoe UI Emoji" w:cs="Segoe UI Emoji"/>
          <w:sz w:val="24"/>
          <w:szCs w:val="24"/>
        </w:rPr>
        <w:t>🧱</w:t>
      </w:r>
      <w:r w:rsidRPr="00076908">
        <w:rPr>
          <w:rFonts w:ascii="Times New Roman" w:hAnsi="Times New Roman" w:cs="Times New Roman"/>
          <w:sz w:val="24"/>
          <w:szCs w:val="24"/>
        </w:rPr>
        <w:t xml:space="preserve"> Structural Gatekeeping:</w:t>
      </w:r>
      <w:r w:rsidRPr="00076908">
        <w:rPr>
          <w:rFonts w:ascii="Times New Roman" w:hAnsi="Times New Roman" w:cs="Times New Roman"/>
          <w:sz w:val="24"/>
          <w:szCs w:val="24"/>
        </w:rPr>
        <w:br/>
        <w:t>Wikipedia policy favors:</w:t>
      </w:r>
      <w:r w:rsidRPr="00076908">
        <w:rPr>
          <w:rFonts w:ascii="Times New Roman" w:hAnsi="Times New Roman" w:cs="Times New Roman"/>
          <w:sz w:val="24"/>
          <w:szCs w:val="24"/>
        </w:rPr>
        <w:br/>
        <w:t>[...]</w:t>
      </w:r>
      <w:r w:rsidRPr="00076908">
        <w:rPr>
          <w:rFonts w:ascii="Times New Roman" w:hAnsi="Times New Roman" w:cs="Times New Roman"/>
          <w:sz w:val="24"/>
          <w:szCs w:val="24"/>
        </w:rPr>
        <w:br/>
      </w:r>
      <w:r w:rsidRPr="00076908">
        <w:rPr>
          <w:rFonts w:ascii="Segoe UI Emoji" w:hAnsi="Segoe UI Emoji" w:cs="Segoe UI Emoji"/>
          <w:sz w:val="24"/>
          <w:szCs w:val="24"/>
        </w:rPr>
        <w:t>🚨</w:t>
      </w:r>
      <w:r w:rsidRPr="00076908">
        <w:rPr>
          <w:rFonts w:ascii="Times New Roman" w:hAnsi="Times New Roman" w:cs="Times New Roman"/>
          <w:sz w:val="24"/>
          <w:szCs w:val="24"/>
        </w:rPr>
        <w:t xml:space="preserve"> Underlying Motivation:</w:t>
      </w:r>
      <w:r w:rsidRPr="00076908">
        <w:rPr>
          <w:rFonts w:ascii="Times New Roman" w:hAnsi="Times New Roman" w:cs="Times New Roman"/>
          <w:sz w:val="24"/>
          <w:szCs w:val="24"/>
        </w:rPr>
        <w:br/>
        <w:t>Why would a human fight you on this?</w:t>
      </w:r>
      <w:r w:rsidRPr="00076908">
        <w:rPr>
          <w:rFonts w:ascii="Times New Roman" w:hAnsi="Times New Roman" w:cs="Times New Roman"/>
          <w:sz w:val="24"/>
          <w:szCs w:val="24"/>
        </w:rPr>
        <w:br/>
        <w:t>[...]</w:t>
      </w:r>
      <w:r w:rsidRPr="00076908">
        <w:rPr>
          <w:rFonts w:ascii="Times New Roman" w:hAnsi="Times New Roman" w:cs="Times New Roman"/>
          <w:sz w:val="24"/>
          <w:szCs w:val="24"/>
        </w:rPr>
        <w:br/>
      </w:r>
      <w:r w:rsidRPr="00076908">
        <w:rPr>
          <w:rFonts w:ascii="Segoe UI Emoji" w:hAnsi="Segoe UI Emoji" w:cs="Segoe UI Emoji"/>
          <w:sz w:val="24"/>
          <w:szCs w:val="24"/>
        </w:rPr>
        <w:t>🧭</w:t>
      </w:r>
      <w:r w:rsidRPr="00076908">
        <w:rPr>
          <w:rFonts w:ascii="Times New Roman" w:hAnsi="Times New Roman" w:cs="Times New Roman"/>
          <w:sz w:val="24"/>
          <w:szCs w:val="24"/>
        </w:rPr>
        <w:t xml:space="preserve"> What You’re Actually Dealing With:</w:t>
      </w:r>
      <w:r w:rsidRPr="00076908">
        <w:rPr>
          <w:rFonts w:ascii="Times New Roman" w:hAnsi="Times New Roman" w:cs="Times New Roman"/>
          <w:sz w:val="24"/>
          <w:szCs w:val="24"/>
        </w:rPr>
        <w:br/>
        <w:t>This is not a debate about rules.</w:t>
      </w:r>
      <w:r w:rsidRPr="00076908">
        <w:rPr>
          <w:rFonts w:ascii="Times New Roman" w:hAnsi="Times New Roman" w:cs="Times New Roman"/>
          <w:sz w:val="24"/>
          <w:szCs w:val="24"/>
        </w:rPr>
        <w:b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91" w:tooltip="Special:Diff/1292160296"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92" w:tooltip="Wikipedia:Village pump (policy)" w:history="1">
        <w:r w:rsidRPr="00076908">
          <w:rPr>
            <w:rStyle w:val="Hyperlink"/>
            <w:rFonts w:ascii="Times New Roman" w:hAnsi="Times New Roman" w:cs="Times New Roman"/>
            <w:sz w:val="24"/>
            <w:szCs w:val="24"/>
          </w:rPr>
          <w:t>Wikipedia:Village pump (policy)</w:t>
        </w:r>
      </w:hyperlink>
    </w:p>
    <w:p w:rsidR="00076908" w:rsidRPr="00076908" w:rsidRDefault="00076908" w:rsidP="00076908">
      <w:pPr>
        <w:rPr>
          <w:rFonts w:ascii="Times New Roman" w:hAnsi="Times New Roman" w:cs="Times New Roman"/>
          <w:sz w:val="24"/>
          <w:szCs w:val="24"/>
        </w:rPr>
      </w:pPr>
      <w:r w:rsidRPr="00076908">
        <w:rPr>
          <w:rFonts w:ascii="Segoe UI Emoji" w:hAnsi="Segoe UI Emoji" w:cs="Segoe UI Emoji"/>
          <w:sz w:val="24"/>
          <w:szCs w:val="24"/>
        </w:rPr>
        <w:t>🪷</w:t>
      </w:r>
      <w:r w:rsidRPr="00076908">
        <w:rPr>
          <w:rFonts w:ascii="Times New Roman" w:hAnsi="Times New Roman" w:cs="Times New Roman"/>
          <w:sz w:val="24"/>
          <w:szCs w:val="24"/>
        </w:rPr>
        <w:t xml:space="preserve"> Traditional Sanskrit Name: Trikoṇamiti</w:t>
      </w:r>
      <w:r w:rsidRPr="00076908">
        <w:rPr>
          <w:rFonts w:ascii="Times New Roman" w:hAnsi="Times New Roman" w:cs="Times New Roman"/>
          <w:sz w:val="24"/>
          <w:szCs w:val="24"/>
        </w:rPr>
        <w:br/>
        <w:t>Tri = Three</w:t>
      </w:r>
      <w:r w:rsidRPr="00076908">
        <w:rPr>
          <w:rFonts w:ascii="Times New Roman" w:hAnsi="Times New Roman" w:cs="Times New Roman"/>
          <w:sz w:val="24"/>
          <w:szCs w:val="24"/>
        </w:rPr>
        <w:br/>
        <w:t>Koṇa = Angle</w:t>
      </w:r>
      <w:r w:rsidRPr="00076908">
        <w:rPr>
          <w:rFonts w:ascii="Times New Roman" w:hAnsi="Times New Roman" w:cs="Times New Roman"/>
          <w:sz w:val="24"/>
          <w:szCs w:val="24"/>
        </w:rPr>
        <w:br/>
        <w:t xml:space="preserve">Miti = Measurement </w:t>
      </w:r>
      <w:r w:rsidRPr="00076908">
        <w:rPr>
          <w:rFonts w:ascii="Segoe UI Emoji" w:hAnsi="Segoe UI Emoji" w:cs="Segoe UI Emoji"/>
          <w:sz w:val="24"/>
          <w:szCs w:val="24"/>
        </w:rPr>
        <w:t>🧭</w:t>
      </w:r>
      <w:r w:rsidRPr="00076908">
        <w:rPr>
          <w:rFonts w:ascii="Times New Roman" w:hAnsi="Times New Roman" w:cs="Times New Roman"/>
          <w:sz w:val="24"/>
          <w:szCs w:val="24"/>
        </w:rPr>
        <w:t xml:space="preserve"> “Measurement of three angles” — the ancient Indian art of triangle and angle mathematics.</w:t>
      </w:r>
      <w:r w:rsidRPr="00076908">
        <w:rPr>
          <w:rFonts w:ascii="Times New Roman" w:hAnsi="Times New Roman" w:cs="Times New Roman"/>
          <w:sz w:val="24"/>
          <w:szCs w:val="24"/>
        </w:rPr>
        <w:br/>
      </w:r>
      <w:r w:rsidRPr="00076908">
        <w:rPr>
          <w:rFonts w:ascii="Segoe UI Emoji" w:hAnsi="Segoe UI Emoji" w:cs="Segoe UI Emoji"/>
          <w:sz w:val="24"/>
          <w:szCs w:val="24"/>
        </w:rPr>
        <w:t>🕰️</w:t>
      </w:r>
      <w:r w:rsidRPr="00076908">
        <w:rPr>
          <w:rFonts w:ascii="Times New Roman" w:hAnsi="Times New Roman" w:cs="Times New Roman"/>
          <w:sz w:val="24"/>
          <w:szCs w:val="24"/>
        </w:rPr>
        <w:t xml:space="preserve"> 1. Vedic Era (c. 1200 BCE – 500 BCE)</w:t>
      </w:r>
      <w:r w:rsidRPr="00076908">
        <w:rPr>
          <w:rFonts w:ascii="Times New Roman" w:hAnsi="Times New Roman" w:cs="Times New Roman"/>
          <w:sz w:val="24"/>
          <w:szCs w:val="24"/>
        </w:rPr>
        <w:br/>
        <w:t>[...]</w:t>
      </w:r>
      <w:r w:rsidRPr="00076908">
        <w:rPr>
          <w:rFonts w:ascii="Times New Roman" w:hAnsi="Times New Roman" w:cs="Times New Roman"/>
          <w:sz w:val="24"/>
          <w:szCs w:val="24"/>
        </w:rPr>
        <w:br/>
      </w:r>
      <w:r w:rsidRPr="00076908">
        <w:rPr>
          <w:rFonts w:ascii="Segoe UI Emoji" w:hAnsi="Segoe UI Emoji" w:cs="Segoe UI Emoji"/>
          <w:sz w:val="24"/>
          <w:szCs w:val="24"/>
        </w:rPr>
        <w:t>🔭</w:t>
      </w:r>
      <w:r w:rsidRPr="00076908">
        <w:rPr>
          <w:rFonts w:ascii="Times New Roman" w:hAnsi="Times New Roman" w:cs="Times New Roman"/>
          <w:sz w:val="24"/>
          <w:szCs w:val="24"/>
        </w:rPr>
        <w:t xml:space="preserve"> 2. Sine of the Bow: Sanskrit Terminology</w:t>
      </w:r>
      <w:r w:rsidRPr="00076908">
        <w:rPr>
          <w:rFonts w:ascii="Times New Roman" w:hAnsi="Times New Roman" w:cs="Times New Roman"/>
          <w:sz w:val="24"/>
          <w:szCs w:val="24"/>
        </w:rPr>
        <w:br/>
        <w:t>[...]</w:t>
      </w:r>
      <w:r w:rsidRPr="00076908">
        <w:rPr>
          <w:rFonts w:ascii="Times New Roman" w:hAnsi="Times New Roman" w:cs="Times New Roman"/>
          <w:sz w:val="24"/>
          <w:szCs w:val="24"/>
        </w:rPr>
        <w:br/>
      </w:r>
      <w:r w:rsidRPr="00076908">
        <w:rPr>
          <w:rFonts w:ascii="Segoe UI Emoji" w:hAnsi="Segoe UI Emoji" w:cs="Segoe UI Emoji"/>
          <w:sz w:val="24"/>
          <w:szCs w:val="24"/>
        </w:rPr>
        <w:t>🌕</w:t>
      </w:r>
      <w:r w:rsidRPr="00076908">
        <w:rPr>
          <w:rFonts w:ascii="Times New Roman" w:hAnsi="Times New Roman" w:cs="Times New Roman"/>
          <w:sz w:val="24"/>
          <w:szCs w:val="24"/>
        </w:rPr>
        <w:t xml:space="preserve"> 3. Āryabhaṭa (476 CE)</w:t>
      </w:r>
      <w:r w:rsidRPr="00076908">
        <w:rPr>
          <w:rFonts w:ascii="Times New Roman" w:hAnsi="Times New Roman" w:cs="Times New Roman"/>
          <w:sz w:val="24"/>
          <w:szCs w:val="24"/>
        </w:rPr>
        <w:br/>
      </w:r>
      <w:r w:rsidRPr="00076908">
        <w:rPr>
          <w:rFonts w:ascii="Times New Roman" w:hAnsi="Times New Roman" w:cs="Times New Roman"/>
          <w:sz w:val="24"/>
          <w:szCs w:val="24"/>
        </w:rPr>
        <w:lastRenderedPageBreak/>
        <w:t>[...]</w:t>
      </w:r>
      <w:r w:rsidRPr="00076908">
        <w:rPr>
          <w:rFonts w:ascii="Times New Roman" w:hAnsi="Times New Roman" w:cs="Times New Roman"/>
          <w:sz w:val="24"/>
          <w:szCs w:val="24"/>
        </w:rPr>
        <w:br/>
      </w:r>
      <w:r w:rsidRPr="00076908">
        <w:rPr>
          <w:rFonts w:ascii="Segoe UI Emoji" w:hAnsi="Segoe UI Emoji" w:cs="Segoe UI Emoji"/>
          <w:sz w:val="24"/>
          <w:szCs w:val="24"/>
        </w:rPr>
        <w:t>🌀</w:t>
      </w:r>
      <w:r w:rsidRPr="00076908">
        <w:rPr>
          <w:rFonts w:ascii="Times New Roman" w:hAnsi="Times New Roman" w:cs="Times New Roman"/>
          <w:sz w:val="24"/>
          <w:szCs w:val="24"/>
        </w:rPr>
        <w:t xml:space="preserve"> 4. Varāhamihira (6th Century CE)</w:t>
      </w:r>
      <w:r w:rsidRPr="00076908">
        <w:rPr>
          <w:rFonts w:ascii="Times New Roman" w:hAnsi="Times New Roman" w:cs="Times New Roman"/>
          <w:sz w:val="24"/>
          <w:szCs w:val="24"/>
        </w:rPr>
        <w:br/>
        <w:t>[...]</w:t>
      </w:r>
      <w:r w:rsidRPr="00076908">
        <w:rPr>
          <w:rFonts w:ascii="Times New Roman" w:hAnsi="Times New Roman" w:cs="Times New Roman"/>
          <w:sz w:val="24"/>
          <w:szCs w:val="24"/>
        </w:rPr>
        <w:br/>
      </w:r>
      <w:r w:rsidRPr="00076908">
        <w:rPr>
          <w:rFonts w:ascii="Segoe UI Emoji" w:hAnsi="Segoe UI Emoji" w:cs="Segoe UI Emoji"/>
          <w:sz w:val="24"/>
          <w:szCs w:val="24"/>
        </w:rPr>
        <w:t>🌠</w:t>
      </w:r>
      <w:r w:rsidRPr="00076908">
        <w:rPr>
          <w:rFonts w:ascii="Times New Roman" w:hAnsi="Times New Roman" w:cs="Times New Roman"/>
          <w:sz w:val="24"/>
          <w:szCs w:val="24"/>
        </w:rPr>
        <w:t xml:space="preserve"> 5. Bhāskarācārya II (12th Century CE)</w:t>
      </w:r>
      <w:r w:rsidRPr="00076908">
        <w:rPr>
          <w:rFonts w:ascii="Times New Roman" w:hAnsi="Times New Roman" w:cs="Times New Roman"/>
          <w:sz w:val="24"/>
          <w:szCs w:val="24"/>
        </w:rPr>
        <w:br/>
        <w:t>[...]</w:t>
      </w:r>
      <w:r w:rsidRPr="00076908">
        <w:rPr>
          <w:rFonts w:ascii="Times New Roman" w:hAnsi="Times New Roman" w:cs="Times New Roman"/>
          <w:sz w:val="24"/>
          <w:szCs w:val="24"/>
        </w:rPr>
        <w:br/>
      </w:r>
      <w:r w:rsidRPr="00076908">
        <w:rPr>
          <w:rFonts w:ascii="Segoe UI Emoji" w:hAnsi="Segoe UI Emoji" w:cs="Segoe UI Emoji"/>
          <w:sz w:val="24"/>
          <w:szCs w:val="24"/>
        </w:rPr>
        <w:t>📤</w:t>
      </w:r>
      <w:r w:rsidRPr="00076908">
        <w:rPr>
          <w:rFonts w:ascii="Times New Roman" w:hAnsi="Times New Roman" w:cs="Times New Roman"/>
          <w:sz w:val="24"/>
          <w:szCs w:val="24"/>
        </w:rPr>
        <w:t xml:space="preserve"> Indian Legacy Spreads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293" w:tooltip="Special:Diff/1302443439/1303522049"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294" w:tooltip="History of trigonometry" w:history="1">
        <w:r w:rsidRPr="00076908">
          <w:rPr>
            <w:rStyle w:val="Hyperlink"/>
            <w:rFonts w:ascii="Times New Roman" w:hAnsi="Times New Roman" w:cs="Times New Roman"/>
            <w:sz w:val="24"/>
            <w:szCs w:val="24"/>
          </w:rPr>
          <w:t>History of trigonometry</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Overuse of em dashes</w:t>
      </w:r>
    </w:p>
    <w:p w:rsidR="00076908" w:rsidRPr="00076908" w:rsidRDefault="00076908" w:rsidP="00076908">
      <w:pPr>
        <w:rPr>
          <w:rFonts w:ascii="Times New Roman" w:hAnsi="Times New Roman" w:cs="Times New Roman"/>
          <w:i/>
          <w:iCs/>
          <w:sz w:val="24"/>
          <w:szCs w:val="24"/>
        </w:rPr>
      </w:pPr>
      <w:r w:rsidRPr="00076908">
        <w:rPr>
          <w:rFonts w:ascii="Times New Roman" w:hAnsi="Times New Roman" w:cs="Times New Roman"/>
          <w:i/>
          <w:iCs/>
          <w:sz w:val="24"/>
          <w:szCs w:val="24"/>
        </w:rPr>
        <w:t>For non-AI-specific guidance about the use of dashes, see </w:t>
      </w:r>
      <w:hyperlink r:id="rId295" w:anchor="Dashes" w:tooltip="Wikipedia:Manual of Style" w:history="1">
        <w:r w:rsidRPr="00076908">
          <w:rPr>
            <w:rStyle w:val="Hyperlink"/>
            <w:rFonts w:ascii="Times New Roman" w:hAnsi="Times New Roman" w:cs="Times New Roman"/>
            <w:i/>
            <w:iCs/>
            <w:sz w:val="24"/>
            <w:szCs w:val="24"/>
          </w:rPr>
          <w:t>Wikipedia:Manual of Style § Dashes</w:t>
        </w:r>
      </w:hyperlink>
      <w:r w:rsidRPr="00076908">
        <w:rPr>
          <w:rFonts w:ascii="Times New Roman" w:hAnsi="Times New Roman" w:cs="Times New Roman"/>
          <w:i/>
          <w:iCs/>
          <w:sz w:val="24"/>
          <w:szCs w:val="24"/>
        </w:rPr>
        <w:t>.</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While human editors and writers often use </w:t>
      </w:r>
      <w:hyperlink r:id="rId296" w:tooltip="Em dash" w:history="1">
        <w:r w:rsidRPr="00076908">
          <w:rPr>
            <w:rStyle w:val="Hyperlink"/>
            <w:rFonts w:ascii="Times New Roman" w:hAnsi="Times New Roman" w:cs="Times New Roman"/>
            <w:sz w:val="24"/>
            <w:szCs w:val="24"/>
          </w:rPr>
          <w:t>em dashes</w:t>
        </w:r>
      </w:hyperlink>
      <w:r w:rsidRPr="00076908">
        <w:rPr>
          <w:rFonts w:ascii="Times New Roman" w:hAnsi="Times New Roman" w:cs="Times New Roman"/>
          <w:sz w:val="24"/>
          <w:szCs w:val="24"/>
        </w:rPr>
        <w:t> (—), LLM output uses them more often than nonprofessional human-written text of the same genre, and uses them in places where humans are more likely to use commas, parentheses, colons, or (misused) hyphens (-). LLMs especially tend to use em dashes in a formulaic, pat way, often mimicking "punched up" sales-like writing by over-emphasizing clauses or parallelisms.</w:t>
      </w:r>
      <w:hyperlink r:id="rId297" w:anchor="cite_note-merrill-18" w:history="1">
        <w:r w:rsidRPr="00076908">
          <w:rPr>
            <w:rStyle w:val="Hyperlink"/>
            <w:rFonts w:ascii="Times New Roman" w:hAnsi="Times New Roman" w:cs="Times New Roman"/>
            <w:sz w:val="24"/>
            <w:szCs w:val="24"/>
            <w:vertAlign w:val="superscript"/>
          </w:rPr>
          <w:t>[12]</w:t>
        </w:r>
      </w:hyperlink>
      <w:hyperlink r:id="rId298" w:anchor="cite_note-Kriss-16" w:history="1">
        <w:r w:rsidRPr="00076908">
          <w:rPr>
            <w:rStyle w:val="Hyperlink"/>
            <w:rFonts w:ascii="Times New Roman" w:hAnsi="Times New Roman" w:cs="Times New Roman"/>
            <w:sz w:val="24"/>
            <w:szCs w:val="24"/>
            <w:vertAlign w:val="superscript"/>
          </w:rPr>
          <w:t>[10]</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This sign is most useful when taken in combination with other indicators, not by itself. It is much more common on discussion pages than in article text. Also, because LLMs' use of em-dashes has become somewhat notorious, some AI companies have attempted to make their newer chatbots suppress their use, most notably OpenAI's </w:t>
      </w:r>
      <w:hyperlink r:id="rId299" w:tooltip="GPT-5.1" w:history="1">
        <w:r w:rsidRPr="00076908">
          <w:rPr>
            <w:rStyle w:val="Hyperlink"/>
            <w:rFonts w:ascii="Times New Roman" w:hAnsi="Times New Roman" w:cs="Times New Roman"/>
            <w:sz w:val="24"/>
            <w:szCs w:val="24"/>
          </w:rPr>
          <w:t>GPT-5.1</w:t>
        </w:r>
      </w:hyperlink>
      <w:r w:rsidRPr="00076908">
        <w:rPr>
          <w:rFonts w:ascii="Times New Roman" w:hAnsi="Times New Roman" w:cs="Times New Roman"/>
          <w:sz w:val="24"/>
          <w:szCs w:val="24"/>
        </w:rPr>
        <w:t>.</w:t>
      </w:r>
      <w:hyperlink r:id="rId300" w:anchor="cite_note-edwards-21" w:history="1">
        <w:r w:rsidRPr="00076908">
          <w:rPr>
            <w:rStyle w:val="Hyperlink"/>
            <w:rFonts w:ascii="Times New Roman" w:hAnsi="Times New Roman" w:cs="Times New Roman"/>
            <w:sz w:val="24"/>
            <w:szCs w:val="24"/>
            <w:vertAlign w:val="superscript"/>
          </w:rPr>
          <w:t>[15]</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term “Dutch Caribbean” is </w:t>
      </w:r>
      <w:r w:rsidRPr="00076908">
        <w:rPr>
          <w:rFonts w:ascii="Times New Roman" w:hAnsi="Times New Roman" w:cs="Times New Roman"/>
          <w:b/>
          <w:bCs/>
          <w:sz w:val="24"/>
          <w:szCs w:val="24"/>
        </w:rPr>
        <w:t>not used in the statute</w:t>
      </w:r>
      <w:r w:rsidRPr="00076908">
        <w:rPr>
          <w:rFonts w:ascii="Times New Roman" w:hAnsi="Times New Roman" w:cs="Times New Roman"/>
          <w:sz w:val="24"/>
          <w:szCs w:val="24"/>
        </w:rPr>
        <w:t> and is primarily promoted by </w:t>
      </w:r>
      <w:r w:rsidRPr="00076908">
        <w:rPr>
          <w:rFonts w:ascii="Times New Roman" w:hAnsi="Times New Roman" w:cs="Times New Roman"/>
          <w:b/>
          <w:bCs/>
          <w:sz w:val="24"/>
          <w:szCs w:val="24"/>
        </w:rPr>
        <w:t>Dutch institutions</w:t>
      </w:r>
      <w:r w:rsidRPr="00076908">
        <w:rPr>
          <w:rFonts w:ascii="Times New Roman" w:hAnsi="Times New Roman" w:cs="Times New Roman"/>
          <w:sz w:val="24"/>
          <w:szCs w:val="24"/>
        </w:rPr>
        <w:t>, not by the </w:t>
      </w:r>
      <w:r w:rsidRPr="00076908">
        <w:rPr>
          <w:rFonts w:ascii="Times New Roman" w:hAnsi="Times New Roman" w:cs="Times New Roman"/>
          <w:b/>
          <w:bCs/>
          <w:sz w:val="24"/>
          <w:szCs w:val="24"/>
        </w:rPr>
        <w:t>people of the autonomous countries</w:t>
      </w:r>
      <w:r w:rsidRPr="00076908">
        <w:rPr>
          <w:rFonts w:ascii="Times New Roman" w:hAnsi="Times New Roman" w:cs="Times New Roman"/>
          <w:sz w:val="24"/>
          <w:szCs w:val="24"/>
        </w:rPr>
        <w:t> themselves. In practice, many Dutch organizations and businesses use it for </w:t>
      </w:r>
      <w:r w:rsidRPr="00076908">
        <w:rPr>
          <w:rFonts w:ascii="Times New Roman" w:hAnsi="Times New Roman" w:cs="Times New Roman"/>
          <w:b/>
          <w:bCs/>
          <w:sz w:val="24"/>
          <w:szCs w:val="24"/>
        </w:rPr>
        <w:t>their own convenience</w:t>
      </w:r>
      <w:r w:rsidRPr="00076908">
        <w:rPr>
          <w:rFonts w:ascii="Times New Roman" w:hAnsi="Times New Roman" w:cs="Times New Roman"/>
          <w:sz w:val="24"/>
          <w:szCs w:val="24"/>
        </w:rPr>
        <w:t>, even placing it in addresses — e.g., “Curaçao, Dutch Caribbean” — but this only </w:t>
      </w:r>
      <w:r w:rsidRPr="00076908">
        <w:rPr>
          <w:rFonts w:ascii="Times New Roman" w:hAnsi="Times New Roman" w:cs="Times New Roman"/>
          <w:b/>
          <w:bCs/>
          <w:sz w:val="24"/>
          <w:szCs w:val="24"/>
        </w:rPr>
        <w:t>adds confusion</w:t>
      </w:r>
      <w:r w:rsidRPr="00076908">
        <w:rPr>
          <w:rFonts w:ascii="Times New Roman" w:hAnsi="Times New Roman" w:cs="Times New Roman"/>
          <w:sz w:val="24"/>
          <w:szCs w:val="24"/>
        </w:rPr>
        <w:t> internationally and </w:t>
      </w:r>
      <w:r w:rsidRPr="00076908">
        <w:rPr>
          <w:rFonts w:ascii="Times New Roman" w:hAnsi="Times New Roman" w:cs="Times New Roman"/>
          <w:b/>
          <w:bCs/>
          <w:sz w:val="24"/>
          <w:szCs w:val="24"/>
        </w:rPr>
        <w:t>erases national identity</w:t>
      </w:r>
      <w:r w:rsidRPr="00076908">
        <w:rPr>
          <w:rFonts w:ascii="Times New Roman" w:hAnsi="Times New Roman" w:cs="Times New Roman"/>
          <w:sz w:val="24"/>
          <w:szCs w:val="24"/>
        </w:rPr>
        <w:t>. You don’t say </w:t>
      </w:r>
      <w:r w:rsidRPr="00076908">
        <w:rPr>
          <w:rFonts w:ascii="Times New Roman" w:hAnsi="Times New Roman" w:cs="Times New Roman"/>
          <w:b/>
          <w:bCs/>
          <w:sz w:val="24"/>
          <w:szCs w:val="24"/>
        </w:rPr>
        <w:t>“Netherlands, Europe”</w:t>
      </w:r>
      <w:r w:rsidRPr="00076908">
        <w:rPr>
          <w:rFonts w:ascii="Times New Roman" w:hAnsi="Times New Roman" w:cs="Times New Roman"/>
          <w:sz w:val="24"/>
          <w:szCs w:val="24"/>
        </w:rPr>
        <w:t> as an address — yet this kind of mislabeling continues.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301"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302" w:tooltip="Talk:Dutch Caribbean" w:history="1">
        <w:r w:rsidRPr="00076908">
          <w:rPr>
            <w:rStyle w:val="Hyperlink"/>
            <w:rFonts w:ascii="Times New Roman" w:hAnsi="Times New Roman" w:cs="Times New Roman"/>
            <w:sz w:val="24"/>
            <w:szCs w:val="24"/>
          </w:rPr>
          <w:t>Talk:Dutch Caribbean</w:t>
        </w:r>
      </w:hyperlink>
      <w:r w:rsidRPr="00076908">
        <w:rPr>
          <w:rFonts w:ascii="Times New Roman" w:hAnsi="Times New Roman" w:cs="Times New Roman"/>
          <w:sz w:val="24"/>
          <w:szCs w:val="24"/>
        </w:rPr>
        <w:t>; the message also </w:t>
      </w:r>
      <w:hyperlink r:id="rId303" w:tooltip="Wikipedia:AIBOLD" w:history="1">
        <w:r w:rsidRPr="00076908">
          <w:rPr>
            <w:rStyle w:val="Hyperlink"/>
            <w:rFonts w:ascii="Times New Roman" w:hAnsi="Times New Roman" w:cs="Times New Roman"/>
            <w:sz w:val="24"/>
            <w:szCs w:val="24"/>
          </w:rPr>
          <w:t>overuses boldface</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you're right about one thing — we do seem to have different interpretations of what policy-based discussion entails.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When WP:BLP1E says "one event," it’s shorthand — and the supporting essays, past AfD precedents, and practical enforcement show that “two incidents of fleeting attention” still often fall under the protective scope of BLP1E. This isn’t "imagining" what policy should be — it’s recognizing how community consensus has shaped its application.</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Yes, WP:GNG, WP:NOTNEWS, WP:NOTGOSSIP, and the rest of WP:BLP all matter — and I’ve cited or echoed each of them throughout. [...] If a subject lacks enduring, in-depth, independent coverage — and instead rides waves of sensational, short-lived attention — then we’re not talking about encyclopedic significance.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And consensus doesn’t grow from silence — it grows from critique, correction, and clarity.</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If we disagree on that, then yes — we’re speaking different languages.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— From </w:t>
      </w:r>
      <w:hyperlink r:id="rId304" w:tooltip="Special:Diff/1296093591"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305" w:tooltip="Wikipedia:Articles for deletion/Lilly Contino" w:history="1">
        <w:r w:rsidRPr="00076908">
          <w:rPr>
            <w:rStyle w:val="Hyperlink"/>
            <w:rFonts w:ascii="Times New Roman" w:hAnsi="Times New Roman" w:cs="Times New Roman"/>
            <w:sz w:val="24"/>
            <w:szCs w:val="24"/>
          </w:rPr>
          <w:t>Wikipedia:Articles for deletion/Lilly Contino</w:t>
        </w:r>
      </w:hyperlink>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current revision of the article fully complies with Wikipedia’s core content policies — including WP:V (Verifiability), WP:RS (Reliable Sources), and WP:BLP (Biographies of Living Persons) — with all significant claims supported by multiple independent and reputable international sources.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 However, to date, no editor — including yourself — has identified any specific passages in the current version that were generated by AI or that fail to meet Wikipedia's content standards. [...]</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Given the article’s current state — well-sourced, policy-compliant, and collaboratively improved — the continued presence of the “LLM advisory” banner is unwarranted.</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lastRenderedPageBreak/>
        <w:t>— From </w:t>
      </w:r>
      <w:hyperlink r:id="rId306" w:tooltip="Special:Diff/1318222077"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307" w:tooltip="Talk:Arthur Katalayi" w:history="1">
        <w:r w:rsidRPr="00076908">
          <w:rPr>
            <w:rStyle w:val="Hyperlink"/>
            <w:rFonts w:ascii="Times New Roman" w:hAnsi="Times New Roman" w:cs="Times New Roman"/>
            <w:sz w:val="24"/>
            <w:szCs w:val="24"/>
          </w:rPr>
          <w:t>Talk:Arthur Katalayi</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Unusual use of tables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AIs tend to create unnecessary small tables that could be better represented as prose.</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b/>
          <w:bCs/>
          <w:sz w:val="24"/>
          <w:szCs w:val="24"/>
        </w:rPr>
        <w:t>Examples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Market and Statistics</w:t>
      </w:r>
    </w:p>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The Indian biobanking market was valued at approximately USD 2,101 million in 2024. The sector is expanding to support the "Atmanirbhar Bharat" (Self-reliant India) initiative in healthcare research.</w:t>
      </w:r>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tblPr>
      <w:tblGrid>
        <w:gridCol w:w="2818"/>
        <w:gridCol w:w="4185"/>
      </w:tblGrid>
      <w:tr w:rsidR="00076908" w:rsidRPr="00076908">
        <w:tc>
          <w:tcPr>
            <w:tcW w:w="0" w:type="auto"/>
            <w:gridSpan w:val="2"/>
            <w:tcBorders>
              <w:top w:val="nil"/>
              <w:left w:val="nil"/>
              <w:bottom w:val="nil"/>
              <w:right w:val="nil"/>
            </w:tcBorders>
            <w:tcMar>
              <w:top w:w="48" w:type="dxa"/>
              <w:left w:w="96" w:type="dxa"/>
              <w:bottom w:w="48" w:type="dxa"/>
              <w:right w:w="96" w:type="dxa"/>
            </w:tcMar>
            <w:vAlign w:val="center"/>
            <w:hideMark/>
          </w:tcPr>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Key Statistics of Indian Biobanking (2024-2025)</w:t>
            </w:r>
          </w:p>
        </w:tc>
      </w:tr>
      <w:tr w:rsidR="00076908" w:rsidRPr="00076908">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Metric</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Figure</w:t>
            </w:r>
          </w:p>
        </w:tc>
      </w:tr>
      <w:tr w:rsidR="00076908" w:rsidRPr="00076908">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Market Valuation (2024)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~USD 2.1 billion</w:t>
            </w:r>
          </w:p>
        </w:tc>
      </w:tr>
      <w:tr w:rsidR="00076908" w:rsidRPr="00076908">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Major Accredited Facilities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NLDB, CBR Biobank, THSTI, Karkinos</w:t>
            </w:r>
          </w:p>
        </w:tc>
      </w:tr>
      <w:tr w:rsidR="00076908" w:rsidRPr="00076908">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GenomeIndia Diversity</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99 ethnic groups (32 tribal, 53 non-tribal)</w:t>
            </w:r>
          </w:p>
        </w:tc>
      </w:tr>
    </w:tbl>
    <w:p w:rsidR="00076908" w:rsidRPr="00076908" w:rsidRDefault="00076908" w:rsidP="00076908">
      <w:pPr>
        <w:rPr>
          <w:rFonts w:ascii="Times New Roman" w:hAnsi="Times New Roman" w:cs="Times New Roman"/>
          <w:sz w:val="24"/>
          <w:szCs w:val="24"/>
        </w:rPr>
      </w:pPr>
      <w:r w:rsidRPr="00076908">
        <w:rPr>
          <w:rFonts w:ascii="Times New Roman" w:hAnsi="Times New Roman" w:cs="Times New Roman"/>
          <w:sz w:val="24"/>
          <w:szCs w:val="24"/>
        </w:rPr>
        <w:t>—From </w:t>
      </w:r>
      <w:hyperlink r:id="rId308" w:tooltip="Special:Diff/1323402246" w:history="1">
        <w:r w:rsidRPr="00076908">
          <w:rPr>
            <w:rStyle w:val="Hyperlink"/>
            <w:rFonts w:ascii="Times New Roman" w:hAnsi="Times New Roman" w:cs="Times New Roman"/>
            <w:sz w:val="24"/>
            <w:szCs w:val="24"/>
          </w:rPr>
          <w:t>this revision</w:t>
        </w:r>
      </w:hyperlink>
      <w:r w:rsidRPr="00076908">
        <w:rPr>
          <w:rFonts w:ascii="Times New Roman" w:hAnsi="Times New Roman" w:cs="Times New Roman"/>
          <w:sz w:val="24"/>
          <w:szCs w:val="24"/>
        </w:rPr>
        <w:t> to </w:t>
      </w:r>
      <w:hyperlink r:id="rId309" w:tooltip="Draft:Biobanks in India" w:history="1">
        <w:r w:rsidRPr="00076908">
          <w:rPr>
            <w:rStyle w:val="Hyperlink"/>
            <w:rFonts w:ascii="Times New Roman" w:hAnsi="Times New Roman" w:cs="Times New Roman"/>
            <w:sz w:val="24"/>
            <w:szCs w:val="24"/>
          </w:rPr>
          <w:t>Draft:Biobanks in India</w:t>
        </w:r>
      </w:hyperlink>
    </w:p>
    <w:p w:rsidR="00076908" w:rsidRPr="00076908" w:rsidRDefault="00076908" w:rsidP="00076908">
      <w:pPr>
        <w:rPr>
          <w:rFonts w:ascii="Times New Roman" w:hAnsi="Times New Roman" w:cs="Times New Roman"/>
          <w:b/>
          <w:bCs/>
          <w:sz w:val="24"/>
          <w:szCs w:val="24"/>
        </w:rPr>
      </w:pPr>
      <w:r w:rsidRPr="00076908">
        <w:rPr>
          <w:rFonts w:ascii="Times New Roman" w:hAnsi="Times New Roman" w:cs="Times New Roman"/>
          <w:b/>
          <w:bCs/>
          <w:sz w:val="24"/>
          <w:szCs w:val="24"/>
        </w:rPr>
        <w:t>Curly quotation marks and apostrophes</w:t>
      </w:r>
    </w:p>
    <w:p w:rsidR="00076908" w:rsidRPr="00076908" w:rsidRDefault="00076908" w:rsidP="00076908">
      <w:pPr>
        <w:rPr>
          <w:rFonts w:ascii="Times New Roman" w:hAnsi="Times New Roman" w:cs="Times New Roman"/>
          <w:i/>
          <w:iCs/>
          <w:sz w:val="24"/>
          <w:szCs w:val="24"/>
        </w:rPr>
      </w:pPr>
      <w:r w:rsidRPr="00076908">
        <w:rPr>
          <w:rFonts w:ascii="Times New Roman" w:hAnsi="Times New Roman" w:cs="Times New Roman"/>
          <w:i/>
          <w:iCs/>
          <w:sz w:val="24"/>
          <w:szCs w:val="24"/>
        </w:rPr>
        <w:t>For non-AI-specific guidance about this, see </w:t>
      </w:r>
      <w:hyperlink r:id="rId310" w:anchor="Quotation_characters" w:tooltip="Wikipedia:Manual of Style" w:history="1">
        <w:r w:rsidRPr="00076908">
          <w:rPr>
            <w:rStyle w:val="Hyperlink"/>
            <w:rFonts w:ascii="Times New Roman" w:hAnsi="Times New Roman" w:cs="Times New Roman"/>
            <w:i/>
            <w:iCs/>
            <w:sz w:val="24"/>
            <w:szCs w:val="24"/>
          </w:rPr>
          <w:t>Wikipedia:Manual of Style § Quotation characters</w:t>
        </w:r>
      </w:hyperlink>
      <w:r w:rsidRPr="00076908">
        <w:rPr>
          <w:rFonts w:ascii="Times New Roman" w:hAnsi="Times New Roman" w:cs="Times New Roman"/>
          <w:i/>
          <w:iCs/>
          <w:sz w:val="24"/>
          <w:szCs w:val="24"/>
        </w:rPr>
        <w:t>, and </w:t>
      </w:r>
      <w:hyperlink r:id="rId311" w:anchor="Apostrophes" w:tooltip="Wikipedia:Manual of Style" w:history="1">
        <w:r w:rsidRPr="00076908">
          <w:rPr>
            <w:rStyle w:val="Hyperlink"/>
            <w:rFonts w:ascii="Times New Roman" w:hAnsi="Times New Roman" w:cs="Times New Roman"/>
            <w:i/>
            <w:iCs/>
            <w:sz w:val="24"/>
            <w:szCs w:val="24"/>
          </w:rPr>
          <w:t>Wikipedia:Manual of Style § Apostrophes</w:t>
        </w:r>
      </w:hyperlink>
      <w:r w:rsidRPr="00076908">
        <w:rPr>
          <w:rFonts w:ascii="Times New Roman" w:hAnsi="Times New Roman" w:cs="Times New Roman"/>
          <w:i/>
          <w:iCs/>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ChatGPT and </w:t>
      </w:r>
      <w:hyperlink r:id="rId312" w:tooltip="DeepSeek" w:history="1">
        <w:r w:rsidRPr="00E537EA">
          <w:rPr>
            <w:rStyle w:val="Hyperlink"/>
            <w:rFonts w:ascii="Times New Roman" w:hAnsi="Times New Roman" w:cs="Times New Roman"/>
            <w:sz w:val="24"/>
            <w:szCs w:val="24"/>
          </w:rPr>
          <w:t>DeepSeek</w:t>
        </w:r>
      </w:hyperlink>
      <w:r w:rsidRPr="00E537EA">
        <w:rPr>
          <w:rFonts w:ascii="Times New Roman" w:hAnsi="Times New Roman" w:cs="Times New Roman"/>
          <w:sz w:val="24"/>
          <w:szCs w:val="24"/>
        </w:rPr>
        <w:t> typically use curly quotation marks (“...” or ‘...’) instead of straight quotation marks ("..." or '...'). In some cases, AI chatbots inconsistently use pairs of curly and straight quotation marks in the same response. They also tend to use the curly apostrophe (’), the same character as the curly </w:t>
      </w:r>
      <w:hyperlink r:id="rId313" w:tooltip="Right single quotation mark" w:history="1">
        <w:r w:rsidRPr="00E537EA">
          <w:rPr>
            <w:rStyle w:val="Hyperlink"/>
            <w:rFonts w:ascii="Times New Roman" w:hAnsi="Times New Roman" w:cs="Times New Roman"/>
            <w:sz w:val="24"/>
            <w:szCs w:val="24"/>
          </w:rPr>
          <w:t>right single quotation mark</w:t>
        </w:r>
      </w:hyperlink>
      <w:r w:rsidRPr="00E537EA">
        <w:rPr>
          <w:rFonts w:ascii="Times New Roman" w:hAnsi="Times New Roman" w:cs="Times New Roman"/>
          <w:sz w:val="24"/>
          <w:szCs w:val="24"/>
        </w:rPr>
        <w:t>, instead of the straight apostrophe ('), such as in </w:t>
      </w:r>
      <w:hyperlink r:id="rId314" w:tooltip="Contraction (grammar)" w:history="1">
        <w:r w:rsidRPr="00E537EA">
          <w:rPr>
            <w:rStyle w:val="Hyperlink"/>
            <w:rFonts w:ascii="Times New Roman" w:hAnsi="Times New Roman" w:cs="Times New Roman"/>
            <w:sz w:val="24"/>
            <w:szCs w:val="24"/>
          </w:rPr>
          <w:t>contractions</w:t>
        </w:r>
      </w:hyperlink>
      <w:r w:rsidRPr="00E537EA">
        <w:rPr>
          <w:rFonts w:ascii="Times New Roman" w:hAnsi="Times New Roman" w:cs="Times New Roman"/>
          <w:sz w:val="24"/>
          <w:szCs w:val="24"/>
        </w:rPr>
        <w:t> and </w:t>
      </w:r>
      <w:hyperlink r:id="rId315" w:tooltip="English possessive" w:history="1">
        <w:r w:rsidRPr="00E537EA">
          <w:rPr>
            <w:rStyle w:val="Hyperlink"/>
            <w:rFonts w:ascii="Times New Roman" w:hAnsi="Times New Roman" w:cs="Times New Roman"/>
            <w:sz w:val="24"/>
            <w:szCs w:val="24"/>
          </w:rPr>
          <w:t>possessive forms</w:t>
        </w:r>
      </w:hyperlink>
      <w:r w:rsidRPr="00E537EA">
        <w:rPr>
          <w:rFonts w:ascii="Times New Roman" w:hAnsi="Times New Roman" w:cs="Times New Roman"/>
          <w:sz w:val="24"/>
          <w:szCs w:val="24"/>
        </w:rPr>
        <w:t>. They may also do this inconsistently.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Curly quotes alone do not prove LLM use. </w:t>
      </w:r>
      <w:hyperlink r:id="rId316" w:tooltip="Microsoft Word" w:history="1">
        <w:r w:rsidRPr="00E537EA">
          <w:rPr>
            <w:rStyle w:val="Hyperlink"/>
            <w:rFonts w:ascii="Times New Roman" w:hAnsi="Times New Roman" w:cs="Times New Roman"/>
            <w:sz w:val="24"/>
            <w:szCs w:val="24"/>
          </w:rPr>
          <w:t>Microsoft Word</w:t>
        </w:r>
      </w:hyperlink>
      <w:r w:rsidRPr="00E537EA">
        <w:rPr>
          <w:rFonts w:ascii="Times New Roman" w:hAnsi="Times New Roman" w:cs="Times New Roman"/>
          <w:sz w:val="24"/>
          <w:szCs w:val="24"/>
        </w:rPr>
        <w:t> as well as </w:t>
      </w:r>
      <w:hyperlink r:id="rId317" w:tooltip="MacOS" w:history="1">
        <w:r w:rsidRPr="00E537EA">
          <w:rPr>
            <w:rStyle w:val="Hyperlink"/>
            <w:rFonts w:ascii="Times New Roman" w:hAnsi="Times New Roman" w:cs="Times New Roman"/>
            <w:sz w:val="24"/>
            <w:szCs w:val="24"/>
          </w:rPr>
          <w:t>macOS</w:t>
        </w:r>
      </w:hyperlink>
      <w:r w:rsidRPr="00E537EA">
        <w:rPr>
          <w:rFonts w:ascii="Times New Roman" w:hAnsi="Times New Roman" w:cs="Times New Roman"/>
          <w:sz w:val="24"/>
          <w:szCs w:val="24"/>
        </w:rPr>
        <w:t> and </w:t>
      </w:r>
      <w:hyperlink r:id="rId318" w:tooltip="IOS" w:history="1">
        <w:r w:rsidRPr="00E537EA">
          <w:rPr>
            <w:rStyle w:val="Hyperlink"/>
            <w:rFonts w:ascii="Times New Roman" w:hAnsi="Times New Roman" w:cs="Times New Roman"/>
            <w:sz w:val="24"/>
            <w:szCs w:val="24"/>
          </w:rPr>
          <w:t>iOS</w:t>
        </w:r>
      </w:hyperlink>
      <w:r w:rsidRPr="00E537EA">
        <w:rPr>
          <w:rFonts w:ascii="Times New Roman" w:hAnsi="Times New Roman" w:cs="Times New Roman"/>
          <w:sz w:val="24"/>
          <w:szCs w:val="24"/>
        </w:rPr>
        <w:t> devices have a "</w:t>
      </w:r>
      <w:hyperlink r:id="rId319" w:tooltip="Smart quotes" w:history="1">
        <w:r w:rsidRPr="00E537EA">
          <w:rPr>
            <w:rStyle w:val="Hyperlink"/>
            <w:rFonts w:ascii="Times New Roman" w:hAnsi="Times New Roman" w:cs="Times New Roman"/>
            <w:sz w:val="24"/>
            <w:szCs w:val="24"/>
          </w:rPr>
          <w:t>smart quotes</w:t>
        </w:r>
      </w:hyperlink>
      <w:r w:rsidRPr="00E537EA">
        <w:rPr>
          <w:rFonts w:ascii="Times New Roman" w:hAnsi="Times New Roman" w:cs="Times New Roman"/>
          <w:sz w:val="24"/>
          <w:szCs w:val="24"/>
        </w:rPr>
        <w:t>" feature that converts straight quotes to curly quotes. Grammar correcting tools such as </w:t>
      </w:r>
      <w:hyperlink r:id="rId320" w:tooltip="LanguageTool" w:history="1">
        <w:r w:rsidRPr="00E537EA">
          <w:rPr>
            <w:rStyle w:val="Hyperlink"/>
            <w:rFonts w:ascii="Times New Roman" w:hAnsi="Times New Roman" w:cs="Times New Roman"/>
            <w:sz w:val="24"/>
            <w:szCs w:val="24"/>
          </w:rPr>
          <w:t>LanguageTool</w:t>
        </w:r>
      </w:hyperlink>
      <w:r w:rsidRPr="00E537EA">
        <w:rPr>
          <w:rFonts w:ascii="Times New Roman" w:hAnsi="Times New Roman" w:cs="Times New Roman"/>
          <w:sz w:val="24"/>
          <w:szCs w:val="24"/>
        </w:rPr>
        <w:t> may also have such a feature. Curly quotation marks and apostrophes are common in professionally typeset works such as major newspapers. Citation tools like </w:t>
      </w:r>
      <w:hyperlink r:id="rId321" w:history="1">
        <w:r w:rsidRPr="00E537EA">
          <w:rPr>
            <w:rStyle w:val="Hyperlink"/>
            <w:rFonts w:ascii="Times New Roman" w:hAnsi="Times New Roman" w:cs="Times New Roman"/>
            <w:sz w:val="24"/>
            <w:szCs w:val="24"/>
          </w:rPr>
          <w:t>Citer</w:t>
        </w:r>
      </w:hyperlink>
      <w:r w:rsidRPr="00E537EA">
        <w:rPr>
          <w:rFonts w:ascii="Times New Roman" w:hAnsi="Times New Roman" w:cs="Times New Roman"/>
          <w:sz w:val="24"/>
          <w:szCs w:val="24"/>
        </w:rPr>
        <w:t> may repeat those that appear in the title of a web page: for example,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i/>
          <w:iCs/>
          <w:sz w:val="24"/>
          <w:szCs w:val="24"/>
        </w:rPr>
        <w:t>McClelland, Mac (September 27, 2017). </w:t>
      </w:r>
      <w:hyperlink r:id="rId322" w:history="1">
        <w:r w:rsidRPr="00E537EA">
          <w:rPr>
            <w:rStyle w:val="Hyperlink"/>
            <w:rFonts w:ascii="Times New Roman" w:hAnsi="Times New Roman" w:cs="Times New Roman"/>
            <w:i/>
            <w:iCs/>
            <w:sz w:val="24"/>
            <w:szCs w:val="24"/>
          </w:rPr>
          <w:t>"When 'Not Guilty' Is a Life Sentence"</w:t>
        </w:r>
      </w:hyperlink>
      <w:r w:rsidRPr="00E537EA">
        <w:rPr>
          <w:rFonts w:ascii="Times New Roman" w:hAnsi="Times New Roman" w:cs="Times New Roman"/>
          <w:i/>
          <w:iCs/>
          <w:sz w:val="24"/>
          <w:szCs w:val="24"/>
        </w:rPr>
        <w:t>. The New York Times. Retrieved August 3, 2025.</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Note that Wikipedia allows users to </w:t>
      </w:r>
      <w:hyperlink r:id="rId323" w:tooltip="Wikipedia:CUSTOM" w:history="1">
        <w:r w:rsidRPr="00E537EA">
          <w:rPr>
            <w:rStyle w:val="Hyperlink"/>
            <w:rFonts w:ascii="Times New Roman" w:hAnsi="Times New Roman" w:cs="Times New Roman"/>
            <w:sz w:val="24"/>
            <w:szCs w:val="24"/>
          </w:rPr>
          <w:t>customize</w:t>
        </w:r>
      </w:hyperlink>
      <w:r w:rsidRPr="00E537EA">
        <w:rPr>
          <w:rFonts w:ascii="Times New Roman" w:hAnsi="Times New Roman" w:cs="Times New Roman"/>
          <w:sz w:val="24"/>
          <w:szCs w:val="24"/>
        </w:rPr>
        <w:t> the fonts used to display text. Some fonts display matched curly apostrophes as straight, in which case the distinction is invisible to the user. Additionally, </w:t>
      </w:r>
      <w:hyperlink r:id="rId324" w:tooltip="Gemini (language model)" w:history="1">
        <w:r w:rsidRPr="00E537EA">
          <w:rPr>
            <w:rStyle w:val="Hyperlink"/>
            <w:rFonts w:ascii="Times New Roman" w:hAnsi="Times New Roman" w:cs="Times New Roman"/>
            <w:sz w:val="24"/>
            <w:szCs w:val="24"/>
          </w:rPr>
          <w:t>Gemini</w:t>
        </w:r>
      </w:hyperlink>
      <w:r w:rsidRPr="00E537EA">
        <w:rPr>
          <w:rFonts w:ascii="Times New Roman" w:hAnsi="Times New Roman" w:cs="Times New Roman"/>
          <w:sz w:val="24"/>
          <w:szCs w:val="24"/>
        </w:rPr>
        <w:t> and </w:t>
      </w:r>
      <w:hyperlink r:id="rId325" w:tooltip="Claude (language model)" w:history="1">
        <w:r w:rsidRPr="00E537EA">
          <w:rPr>
            <w:rStyle w:val="Hyperlink"/>
            <w:rFonts w:ascii="Times New Roman" w:hAnsi="Times New Roman" w:cs="Times New Roman"/>
            <w:sz w:val="24"/>
            <w:szCs w:val="24"/>
          </w:rPr>
          <w:t>Claude</w:t>
        </w:r>
      </w:hyperlink>
      <w:r w:rsidRPr="00E537EA">
        <w:rPr>
          <w:rFonts w:ascii="Times New Roman" w:hAnsi="Times New Roman" w:cs="Times New Roman"/>
          <w:sz w:val="24"/>
          <w:szCs w:val="24"/>
        </w:rPr>
        <w:t> models typically do not use curly quotes.</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Subject lines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User messages and </w:t>
      </w:r>
      <w:hyperlink r:id="rId326" w:tooltip="Wikipedia:Identifying LLM unblock requests" w:history="1">
        <w:r w:rsidRPr="00E537EA">
          <w:rPr>
            <w:rStyle w:val="Hyperlink"/>
            <w:rFonts w:ascii="Times New Roman" w:hAnsi="Times New Roman" w:cs="Times New Roman"/>
            <w:sz w:val="24"/>
            <w:szCs w:val="24"/>
          </w:rPr>
          <w:t>unblock requests</w:t>
        </w:r>
      </w:hyperlink>
      <w:r w:rsidRPr="00E537EA">
        <w:rPr>
          <w:rFonts w:ascii="Times New Roman" w:hAnsi="Times New Roman" w:cs="Times New Roman"/>
          <w:sz w:val="24"/>
          <w:szCs w:val="24"/>
        </w:rPr>
        <w:t> generated by AI chatbots sometimes begin with text that is intended to be pasted into the </w:t>
      </w:r>
      <w:r w:rsidRPr="00E537EA">
        <w:rPr>
          <w:rFonts w:ascii="Times New Roman" w:hAnsi="Times New Roman" w:cs="Times New Roman"/>
          <w:i/>
          <w:iCs/>
          <w:sz w:val="24"/>
          <w:szCs w:val="24"/>
        </w:rPr>
        <w:t>Subject</w:t>
      </w:r>
      <w:r w:rsidRPr="00E537EA">
        <w:rPr>
          <w:rFonts w:ascii="Times New Roman" w:hAnsi="Times New Roman" w:cs="Times New Roman"/>
          <w:sz w:val="24"/>
          <w:szCs w:val="24"/>
        </w:rPr>
        <w:t> field on an email form.</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Subject: Request for Permission to Edit Wikipedia Article - "Dog"</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27" w:tooltip="Special:Diff/1210351576"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28" w:tooltip="Talk:Dog" w:history="1">
        <w:r w:rsidRPr="00E537EA">
          <w:rPr>
            <w:rStyle w:val="Hyperlink"/>
            <w:rFonts w:ascii="Times New Roman" w:hAnsi="Times New Roman" w:cs="Times New Roman"/>
            <w:sz w:val="24"/>
            <w:szCs w:val="24"/>
          </w:rPr>
          <w:t>Talk:Dog</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Subject: Request for Review and Clarification Regarding Draft Article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lastRenderedPageBreak/>
        <w:t>— From </w:t>
      </w:r>
      <w:hyperlink r:id="rId329" w:tooltip="Special:Diff/1256545561"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30" w:tooltip="Wikipedia:WikiProject Articles for creation/Help desk" w:history="1">
        <w:r w:rsidRPr="00E537EA">
          <w:rPr>
            <w:rStyle w:val="Hyperlink"/>
            <w:rFonts w:ascii="Times New Roman" w:hAnsi="Times New Roman" w:cs="Times New Roman"/>
            <w:sz w:val="24"/>
            <w:szCs w:val="24"/>
          </w:rPr>
          <w:t>Wikipedia:WikiProject Articles for creation/Help desk</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Skipping heading levels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AI chatbots tend to skip level 2 headings (==, ## in Markdown) and start sections from the third level (===, ### in Markdown). </w:t>
      </w:r>
      <w:hyperlink r:id="rId331" w:anchor="Headings" w:tooltip="Wikipedia:Manual of Style/Accessibility" w:history="1">
        <w:r w:rsidRPr="00E537EA">
          <w:rPr>
            <w:rStyle w:val="Hyperlink"/>
            <w:rFonts w:ascii="Times New Roman" w:hAnsi="Times New Roman" w:cs="Times New Roman"/>
            <w:sz w:val="24"/>
            <w:szCs w:val="24"/>
          </w:rPr>
          <w:t>Because doing so is against Wikipedia's accessibility and style conventions</w:t>
        </w:r>
      </w:hyperlink>
      <w:r w:rsidRPr="00E537EA">
        <w:rPr>
          <w:rFonts w:ascii="Times New Roman" w:hAnsi="Times New Roman" w:cs="Times New Roman"/>
          <w:sz w:val="24"/>
          <w:szCs w:val="24"/>
        </w:rPr>
        <w:t>, it is therefore very unlikely for a manually-formatted page to have this quirk.</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Communication intended for the user</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Collaborative communication</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5"/>
        <w:gridCol w:w="9977"/>
      </w:tblGrid>
      <w:tr w:rsidR="00E537EA" w:rsidRPr="00E537EA">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E537EA" w:rsidRPr="00E537EA" w:rsidRDefault="00E537EA" w:rsidP="00BD7E7B">
            <w:pPr>
              <w:numPr>
                <w:ilvl w:val="0"/>
                <w:numId w:val="10"/>
              </w:numPr>
              <w:rPr>
                <w:rFonts w:ascii="Times New Roman" w:hAnsi="Times New Roman" w:cs="Times New Roman"/>
                <w:b/>
                <w:bCs/>
                <w:sz w:val="24"/>
                <w:szCs w:val="24"/>
              </w:rPr>
            </w:pPr>
          </w:p>
        </w:tc>
        <w:tc>
          <w:tcPr>
            <w:tcW w:w="9977" w:type="dxa"/>
            <w:tcBorders>
              <w:top w:val="nil"/>
              <w:left w:val="nil"/>
              <w:bottom w:val="nil"/>
              <w:right w:val="nil"/>
            </w:tcBorders>
            <w:shd w:val="clear" w:color="auto" w:fill="F8EABA"/>
            <w:tcMar>
              <w:top w:w="60" w:type="dxa"/>
              <w:left w:w="216" w:type="dxa"/>
              <w:bottom w:w="60" w:type="dxa"/>
              <w:right w:w="216" w:type="dxa"/>
            </w:tcMar>
            <w:vAlign w:val="center"/>
            <w:hideMark/>
          </w:tcPr>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Words to watch: </w:t>
            </w:r>
            <w:r w:rsidRPr="00E537EA">
              <w:rPr>
                <w:rFonts w:ascii="Times New Roman" w:hAnsi="Times New Roman" w:cs="Times New Roman"/>
                <w:b/>
                <w:bCs/>
                <w:i/>
                <w:iCs/>
                <w:sz w:val="24"/>
                <w:szCs w:val="24"/>
              </w:rPr>
              <w:t>I hope this helps</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Of course!</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Certainly!</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You're absolutely right!</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Would you like...</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is there anything else</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let me know</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more detailed breakdown</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here is a</w:t>
            </w:r>
            <w:r w:rsidRPr="00E537EA">
              <w:rPr>
                <w:rFonts w:ascii="Times New Roman" w:hAnsi="Times New Roman" w:cs="Times New Roman"/>
                <w:b/>
                <w:bCs/>
                <w:sz w:val="24"/>
                <w:szCs w:val="24"/>
              </w:rPr>
              <w:t> ...</w:t>
            </w:r>
          </w:p>
        </w:tc>
      </w:tr>
    </w:tbl>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Editors sometimes paste text from an AI chatbot that was meant as correspondence, prewriting or advice, rather than article content. This may appear in article text or within comments (&lt;-- --&gt;). Chatbots prompted to produce a Wikipedia article or comment may also explicitly state that the text is meant for Wikipedia, and may mention various </w:t>
      </w:r>
      <w:hyperlink r:id="rId332" w:tooltip="Wikipedia:PG" w:history="1">
        <w:r w:rsidRPr="00E537EA">
          <w:rPr>
            <w:rStyle w:val="Hyperlink"/>
            <w:rFonts w:ascii="Times New Roman" w:hAnsi="Times New Roman" w:cs="Times New Roman"/>
            <w:sz w:val="24"/>
            <w:szCs w:val="24"/>
          </w:rPr>
          <w:t>policies and guidelines</w:t>
        </w:r>
      </w:hyperlink>
      <w:r w:rsidRPr="00E537EA">
        <w:rPr>
          <w:rFonts w:ascii="Times New Roman" w:hAnsi="Times New Roman" w:cs="Times New Roman"/>
          <w:sz w:val="24"/>
          <w:szCs w:val="24"/>
        </w:rPr>
        <w:t> in the output—often explicitly specifying that they're </w:t>
      </w:r>
      <w:r w:rsidRPr="00E537EA">
        <w:rPr>
          <w:rFonts w:ascii="Times New Roman" w:hAnsi="Times New Roman" w:cs="Times New Roman"/>
          <w:i/>
          <w:iCs/>
          <w:sz w:val="24"/>
          <w:szCs w:val="24"/>
        </w:rPr>
        <w:t>Wikipedia</w:t>
      </w:r>
      <w:r w:rsidRPr="00E537EA">
        <w:rPr>
          <w:rFonts w:ascii="Times New Roman" w:hAnsi="Times New Roman" w:cs="Times New Roman"/>
          <w:sz w:val="24"/>
          <w:szCs w:val="24"/>
        </w:rPr>
        <w:t>'s conventions.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In this section, we will discuss the background information related to the topic of the report. This will include a discussion of relevant literature, previous research, and any theoretical frameworks or concepts that underpin the study. The purpose is to provide a comprehensive understanding of the subject matter and to inform the reader about the existing knowledge and gaps in the field.</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33"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34" w:tooltip="Metaphysics" w:history="1">
        <w:r w:rsidRPr="00E537EA">
          <w:rPr>
            <w:rStyle w:val="Hyperlink"/>
            <w:rFonts w:ascii="Times New Roman" w:hAnsi="Times New Roman" w:cs="Times New Roman"/>
            <w:sz w:val="24"/>
            <w:szCs w:val="24"/>
          </w:rPr>
          <w:t>Metaphysics</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Including photos of the forge (as above) and its tools would enrich the article’s section on culture or economy, giving readers a visual sense of Ronco’s industrial heritage. Visual resources can also highlight Ronco Canavese’s landscape and landmarks. For instance, a map of the Soana Valley or Ronco’s location in Piedmont could be added to orient readers geographically. The village’s scenery [...] could be illustrated with an image. Several such photographs are available (e.g., on Wikimedia Commons) that show Ronco’s panoramic view, [...] Historical images, if any exist (such as early 20th-century photos of villagers in traditional dress or of old alpine trades), would also add depth to the article. Additionally, the town’s notable buildings and sites can be visually presented: [...] Including an image of the Santuario di San Besso [...] could further engage readers. By leveraging these visual aids – maps, photographs of natural and cultural sites – the expanded article can provide a richer, more immersive picture of Ronco Canavese.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35" w:anchor="Visual_and_Cultural_Resources" w:tooltip="Special:PermanentLink/1291176332"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36" w:tooltip="Ronco Canavese" w:history="1">
        <w:r w:rsidRPr="00E537EA">
          <w:rPr>
            <w:rStyle w:val="Hyperlink"/>
            <w:rFonts w:ascii="Times New Roman" w:hAnsi="Times New Roman" w:cs="Times New Roman"/>
            <w:sz w:val="24"/>
            <w:szCs w:val="24"/>
          </w:rPr>
          <w:t>Ronco Canavese</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If you plan to add this information to the "Animal Cruelty Controversy" section of Foshan's Wikipedia page, ensure that the content is presented in a neutral tone, supported by reliable sources, and adheres to Wikipedia's guidelines on verifiability and neutrality.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37" w:tooltip="Special:Diff/1280200320"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38" w:tooltip="Foshan" w:history="1">
        <w:r w:rsidRPr="00E537EA">
          <w:rPr>
            <w:rStyle w:val="Hyperlink"/>
            <w:rFonts w:ascii="Times New Roman" w:hAnsi="Times New Roman" w:cs="Times New Roman"/>
            <w:sz w:val="24"/>
            <w:szCs w:val="24"/>
          </w:rPr>
          <w:t>Foshan</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Here's a template for your wiki user page. You can copy and paste this onto your user page and customize it further.</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39" w:tooltip="Special:Diff/1290281175"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a user page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Final important tip: The </w:t>
      </w:r>
      <w:r w:rsidRPr="00E537EA">
        <w:rPr>
          <w:rFonts w:ascii="Times New Roman" w:hAnsi="Times New Roman" w:cs="Times New Roman"/>
          <w:b/>
          <w:bCs/>
          <w:sz w:val="24"/>
          <w:szCs w:val="24"/>
        </w:rPr>
        <w:t>~~~~</w:t>
      </w:r>
      <w:r w:rsidRPr="00E537EA">
        <w:rPr>
          <w:rFonts w:ascii="Times New Roman" w:hAnsi="Times New Roman" w:cs="Times New Roman"/>
          <w:sz w:val="24"/>
          <w:szCs w:val="24"/>
        </w:rPr>
        <w:t xml:space="preserve"> at the very end is Wikipedia markup that automatically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40"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41" w:tooltip="Talk:Test automation management tools" w:history="1">
        <w:r w:rsidRPr="00E537EA">
          <w:rPr>
            <w:rStyle w:val="Hyperlink"/>
            <w:rFonts w:ascii="Times New Roman" w:hAnsi="Times New Roman" w:cs="Times New Roman"/>
            <w:sz w:val="24"/>
            <w:szCs w:val="24"/>
          </w:rPr>
          <w:t>Talk:Test automation management tools</w:t>
        </w:r>
      </w:hyperlink>
      <w:r w:rsidRPr="00E537EA">
        <w:rPr>
          <w:rFonts w:ascii="Times New Roman" w:hAnsi="Times New Roman" w:cs="Times New Roman"/>
          <w:sz w:val="24"/>
          <w:szCs w:val="24"/>
        </w:rPr>
        <w:t>; the message also </w:t>
      </w:r>
      <w:hyperlink r:id="rId342" w:anchor="Abrupt_cut_offs" w:history="1">
        <w:r w:rsidRPr="00E537EA">
          <w:rPr>
            <w:rStyle w:val="Hyperlink"/>
            <w:rFonts w:ascii="Times New Roman" w:hAnsi="Times New Roman" w:cs="Times New Roman"/>
            <w:sz w:val="24"/>
            <w:szCs w:val="24"/>
          </w:rPr>
          <w:t>ends unexpectedly</w:t>
        </w:r>
      </w:hyperlink>
    </w:p>
    <w:p w:rsidR="00E537EA" w:rsidRPr="00E537EA" w:rsidRDefault="00E537EA" w:rsidP="00E537EA">
      <w:pPr>
        <w:rPr>
          <w:rFonts w:ascii="Times New Roman" w:hAnsi="Times New Roman" w:cs="Times New Roman"/>
          <w:sz w:val="24"/>
          <w:szCs w:val="24"/>
        </w:rPr>
      </w:pP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Knowledge-cutoff disclaimers and speculation about gaps in sources</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5"/>
        <w:gridCol w:w="10000"/>
      </w:tblGrid>
      <w:tr w:rsidR="00E537EA" w:rsidRPr="00E537EA">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E537EA" w:rsidRPr="00E537EA" w:rsidRDefault="00E537EA" w:rsidP="00BD7E7B">
            <w:pPr>
              <w:numPr>
                <w:ilvl w:val="0"/>
                <w:numId w:val="11"/>
              </w:numPr>
              <w:rPr>
                <w:rFonts w:ascii="Times New Roman" w:hAnsi="Times New Roman" w:cs="Times New Roman"/>
                <w:b/>
                <w:bCs/>
                <w:sz w:val="24"/>
                <w:szCs w:val="24"/>
              </w:rPr>
            </w:pPr>
          </w:p>
        </w:tc>
        <w:tc>
          <w:tcPr>
            <w:tcW w:w="10000" w:type="dxa"/>
            <w:tcBorders>
              <w:top w:val="nil"/>
              <w:left w:val="nil"/>
              <w:bottom w:val="nil"/>
              <w:right w:val="nil"/>
            </w:tcBorders>
            <w:shd w:val="clear" w:color="auto" w:fill="F8EABA"/>
            <w:tcMar>
              <w:top w:w="60" w:type="dxa"/>
              <w:left w:w="216" w:type="dxa"/>
              <w:bottom w:w="60" w:type="dxa"/>
              <w:right w:w="216" w:type="dxa"/>
            </w:tcMar>
            <w:vAlign w:val="center"/>
            <w:hideMark/>
          </w:tcPr>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Words to watch: </w:t>
            </w:r>
            <w:r w:rsidRPr="00E537EA">
              <w:rPr>
                <w:rFonts w:ascii="Times New Roman" w:hAnsi="Times New Roman" w:cs="Times New Roman"/>
                <w:b/>
                <w:bCs/>
                <w:i/>
                <w:iCs/>
                <w:sz w:val="24"/>
                <w:szCs w:val="24"/>
              </w:rPr>
              <w:t>as of [date]</w:t>
            </w:r>
            <w:r w:rsidRPr="00E537EA">
              <w:rPr>
                <w:rFonts w:ascii="Times New Roman" w:hAnsi="Times New Roman" w:cs="Times New Roman"/>
                <w:b/>
                <w:bCs/>
                <w:sz w:val="24"/>
                <w:szCs w:val="24"/>
              </w:rPr>
              <w:t>,</w:t>
            </w:r>
            <w:hyperlink r:id="rId343" w:anchor="cite_note-22" w:history="1">
              <w:r w:rsidRPr="00E537EA">
                <w:rPr>
                  <w:rStyle w:val="Hyperlink"/>
                  <w:rFonts w:ascii="Times New Roman" w:hAnsi="Times New Roman" w:cs="Times New Roman"/>
                  <w:sz w:val="24"/>
                  <w:szCs w:val="24"/>
                  <w:vertAlign w:val="superscript"/>
                </w:rPr>
                <w:t>[c]</w:t>
              </w:r>
            </w:hyperlink>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Up to my last training update</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as of my last knowledge update</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While specific details are limited/scarce...</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not widely available/documented/disclosed</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...in the provided/available sources/search results...</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based on available information</w:t>
            </w:r>
            <w:r w:rsidRPr="00E537EA">
              <w:rPr>
                <w:rFonts w:ascii="Times New Roman" w:hAnsi="Times New Roman" w:cs="Times New Roman"/>
                <w:b/>
                <w:bCs/>
                <w:sz w:val="24"/>
                <w:szCs w:val="24"/>
              </w:rPr>
              <w:t> ...</w:t>
            </w:r>
          </w:p>
        </w:tc>
      </w:tr>
    </w:tbl>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 knowledge-cutoff disclaimer is a statement used by the AI chatbot to indicate that the information provided may be incomplete, inaccurate, or outdated.</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If an LLM has a fixed </w:t>
      </w:r>
      <w:hyperlink r:id="rId344" w:tooltip="Knowledge cutoff" w:history="1">
        <w:r w:rsidRPr="00E537EA">
          <w:rPr>
            <w:rStyle w:val="Hyperlink"/>
            <w:rFonts w:ascii="Times New Roman" w:hAnsi="Times New Roman" w:cs="Times New Roman"/>
            <w:sz w:val="24"/>
            <w:szCs w:val="24"/>
          </w:rPr>
          <w:t>knowledge cutoff</w:t>
        </w:r>
      </w:hyperlink>
      <w:r w:rsidRPr="00E537EA">
        <w:rPr>
          <w:rFonts w:ascii="Times New Roman" w:hAnsi="Times New Roman" w:cs="Times New Roman"/>
          <w:sz w:val="24"/>
          <w:szCs w:val="24"/>
        </w:rPr>
        <w:t> (usually the model's last training update), it is unable to provide any information on events or developments past that time, and it often outputs a disclaimer to remind the user of this cutoff, which usually takes the form of a statement that says the information provided is accurate only up to a certain date.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If an LLM with </w:t>
      </w:r>
      <w:hyperlink r:id="rId345" w:tooltip="Retrieval-augmented generation" w:history="1">
        <w:r w:rsidRPr="00E537EA">
          <w:rPr>
            <w:rStyle w:val="Hyperlink"/>
            <w:rFonts w:ascii="Times New Roman" w:hAnsi="Times New Roman" w:cs="Times New Roman"/>
            <w:sz w:val="24"/>
            <w:szCs w:val="24"/>
          </w:rPr>
          <w:t>retrieval-augmented generation</w:t>
        </w:r>
      </w:hyperlink>
      <w:r w:rsidRPr="00E537EA">
        <w:rPr>
          <w:rFonts w:ascii="Times New Roman" w:hAnsi="Times New Roman" w:cs="Times New Roman"/>
          <w:sz w:val="24"/>
          <w:szCs w:val="24"/>
        </w:rPr>
        <w:t> fails to find sources on a given topic, or if information is not included in sources a user provides, it often outputs a statement to that effect, which is similar to a knowledge-cutoff disclaimer. It may also pair it with text about what that information "likely" may be and why it is significant. This information is entirely </w:t>
      </w:r>
      <w:hyperlink r:id="rId346" w:tooltip="Wikipedia:OR" w:history="1">
        <w:r w:rsidRPr="00E537EA">
          <w:rPr>
            <w:rStyle w:val="Hyperlink"/>
            <w:rFonts w:ascii="Times New Roman" w:hAnsi="Times New Roman" w:cs="Times New Roman"/>
            <w:sz w:val="24"/>
            <w:szCs w:val="24"/>
          </w:rPr>
          <w:t>speculative</w:t>
        </w:r>
      </w:hyperlink>
      <w:r w:rsidRPr="00E537EA">
        <w:rPr>
          <w:rFonts w:ascii="Times New Roman" w:hAnsi="Times New Roman" w:cs="Times New Roman"/>
          <w:sz w:val="24"/>
          <w:szCs w:val="24"/>
        </w:rPr>
        <w:t> (including the very claim that it's "not documented") and may be based on loosely related topics or completely fabricated. When that unknown information is about an individual's personal life, this disclaimer often claims that the person "maintains a low profile," "keeps personal details private," etc. This is also speculative.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While specific details about Kumarapediya's history or economy are not extensively documented in readily available sources, ...</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47" w:tooltip="Special:Diff/1301052898"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48" w:tooltip="Kumarapediya" w:history="1">
        <w:r w:rsidRPr="00E537EA">
          <w:rPr>
            <w:rStyle w:val="Hyperlink"/>
            <w:rFonts w:ascii="Times New Roman" w:hAnsi="Times New Roman" w:cs="Times New Roman"/>
            <w:sz w:val="24"/>
            <w:szCs w:val="24"/>
          </w:rPr>
          <w:t>Kumarapediya</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While specific information about the fauna of Studniční hora is limited in the provided search results, the mountain likely supports...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49" w:tooltip="Special:Diff/1280231958"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50" w:tooltip="Studniční hora" w:history="1">
        <w:r w:rsidRPr="00E537EA">
          <w:rPr>
            <w:rStyle w:val="Hyperlink"/>
            <w:rFonts w:ascii="Times New Roman" w:hAnsi="Times New Roman" w:cs="Times New Roman"/>
            <w:sz w:val="24"/>
            <w:szCs w:val="24"/>
          </w:rPr>
          <w:t>Studniční hora</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Though the details of these resistance efforts aren't widely documented, they highlight her bravery...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51" w:tooltip="Special:Diff/1261964722"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52" w:tooltip="Throwing Curves: Eva Zeisel" w:history="1">
        <w:r w:rsidRPr="00E537EA">
          <w:rPr>
            <w:rStyle w:val="Hyperlink"/>
            <w:rFonts w:ascii="Times New Roman" w:hAnsi="Times New Roman" w:cs="Times New Roman"/>
            <w:sz w:val="24"/>
            <w:szCs w:val="24"/>
          </w:rPr>
          <w:t>Throwing Curves: Eva Zeisel</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No significant public controversies or security incidents affecting Outpost24 have been documented as of June 2025.</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53" w:tooltip="Draft:Outpost24 (page does not exist)" w:history="1">
        <w:r w:rsidRPr="00E537EA">
          <w:rPr>
            <w:rStyle w:val="Hyperlink"/>
            <w:rFonts w:ascii="Times New Roman" w:hAnsi="Times New Roman" w:cs="Times New Roman"/>
            <w:sz w:val="24"/>
            <w:szCs w:val="24"/>
          </w:rPr>
          <w:t>Draft:Outpost24</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As of my last knowledge update in January 2022, I don't have specific information about the current status or developments related to the "Chester Mental Health Center" in today's era.</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54"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55" w:tooltip="Chester Mental Health Center" w:history="1">
        <w:r w:rsidRPr="00E537EA">
          <w:rPr>
            <w:rStyle w:val="Hyperlink"/>
            <w:rFonts w:ascii="Times New Roman" w:hAnsi="Times New Roman" w:cs="Times New Roman"/>
            <w:sz w:val="24"/>
            <w:szCs w:val="24"/>
          </w:rPr>
          <w:t>Chester Mental Health Center</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Below is a detailed overview based on available information: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56" w:tooltip="User:SuperPianoMan9167/Knowledge cutoff example 1" w:history="1">
        <w:r w:rsidRPr="00E537EA">
          <w:rPr>
            <w:rStyle w:val="Hyperlink"/>
            <w:rFonts w:ascii="Times New Roman" w:hAnsi="Times New Roman" w:cs="Times New Roman"/>
            <w:sz w:val="24"/>
            <w:szCs w:val="24"/>
          </w:rPr>
          <w:t>Draft:The Good, The Bad, The Dollar Menu 2</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Matthews Manamela keeps much of his personal life private, choosing instead to focus public attention on his professional work and performances.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57" w:tooltip="Draft:Matthews Manamela" w:history="1">
        <w:r w:rsidRPr="00E537EA">
          <w:rPr>
            <w:rStyle w:val="Hyperlink"/>
            <w:rFonts w:ascii="Times New Roman" w:hAnsi="Times New Roman" w:cs="Times New Roman"/>
            <w:sz w:val="24"/>
            <w:szCs w:val="24"/>
          </w:rPr>
          <w:t>Draft:Matthews Manamela</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As an underground release, detailed lyrics are not widely transcribed on major sites like Genius or AZLyrics, likely due to the artist's limited mainstream exposure. My analysis is based on available track titles, featured artists, public song snippets from streaming platforms (e.g., Spotify, Apple Music, Deezer), and Honcho's overall discography themes. Where lyrics aren't fully accessible, I've inferred common motifs from similar trap tracks and Honcho's style. ...For </w:t>
      </w:r>
      <w:r w:rsidRPr="00E537EA">
        <w:rPr>
          <w:rFonts w:ascii="Times New Roman" w:hAnsi="Times New Roman" w:cs="Times New Roman"/>
          <w:sz w:val="24"/>
          <w:szCs w:val="24"/>
        </w:rPr>
        <w:lastRenderedPageBreak/>
        <w:t>deeper insights, listening to tracks on platforms like Spotify or Deezer is recommended, as lyrics and production details aren't fully documented in public sources.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58" w:tooltip="Draft:Haiti Honcho" w:history="1">
        <w:r w:rsidRPr="00E537EA">
          <w:rPr>
            <w:rStyle w:val="Hyperlink"/>
            <w:rFonts w:ascii="Times New Roman" w:hAnsi="Times New Roman" w:cs="Times New Roman"/>
            <w:sz w:val="24"/>
            <w:szCs w:val="24"/>
          </w:rPr>
          <w:t>Draft:Haiti Honcho</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Phrasal templates and placeholder text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AI chatbots may generate responses with fill-in-the-blank </w:t>
      </w:r>
      <w:hyperlink r:id="rId359" w:tooltip="Phrasal template" w:history="1">
        <w:r w:rsidRPr="00E537EA">
          <w:rPr>
            <w:rStyle w:val="Hyperlink"/>
            <w:rFonts w:ascii="Times New Roman" w:hAnsi="Times New Roman" w:cs="Times New Roman"/>
            <w:sz w:val="24"/>
            <w:szCs w:val="24"/>
          </w:rPr>
          <w:t>phrasal templates</w:t>
        </w:r>
      </w:hyperlink>
      <w:r w:rsidRPr="00E537EA">
        <w:rPr>
          <w:rFonts w:ascii="Times New Roman" w:hAnsi="Times New Roman" w:cs="Times New Roman"/>
          <w:sz w:val="24"/>
          <w:szCs w:val="24"/>
        </w:rPr>
        <w:t> (as seen in the game </w:t>
      </w:r>
      <w:hyperlink r:id="rId360" w:tooltip="Mad Libs" w:history="1">
        <w:r w:rsidRPr="00E537EA">
          <w:rPr>
            <w:rStyle w:val="Hyperlink"/>
            <w:rFonts w:ascii="Times New Roman" w:hAnsi="Times New Roman" w:cs="Times New Roman"/>
            <w:i/>
            <w:iCs/>
            <w:sz w:val="24"/>
            <w:szCs w:val="24"/>
          </w:rPr>
          <w:t>Mad Libs</w:t>
        </w:r>
      </w:hyperlink>
      <w:r w:rsidRPr="00E537EA">
        <w:rPr>
          <w:rFonts w:ascii="Times New Roman" w:hAnsi="Times New Roman" w:cs="Times New Roman"/>
          <w:sz w:val="24"/>
          <w:szCs w:val="24"/>
        </w:rPr>
        <w:t>) for the LLM user to replace with words and phrases pertaining to their use case. However, some LLM users forget to fill in those blanks. Note that non-LLM-generated templates exist for drafts and new articles, such as </w:t>
      </w:r>
      <w:hyperlink r:id="rId361" w:tooltip="Wikipedia:Artist biography article template/Preload" w:history="1">
        <w:r w:rsidRPr="00E537EA">
          <w:rPr>
            <w:rStyle w:val="Hyperlink"/>
            <w:rFonts w:ascii="Times New Roman" w:hAnsi="Times New Roman" w:cs="Times New Roman"/>
            <w:sz w:val="24"/>
            <w:szCs w:val="24"/>
          </w:rPr>
          <w:t>Wikipedia:Artist biography article template/Preload</w:t>
        </w:r>
      </w:hyperlink>
      <w:r w:rsidRPr="00E537EA">
        <w:rPr>
          <w:rFonts w:ascii="Times New Roman" w:hAnsi="Times New Roman" w:cs="Times New Roman"/>
          <w:sz w:val="24"/>
          <w:szCs w:val="24"/>
        </w:rPr>
        <w:t> and pages in </w:t>
      </w:r>
      <w:hyperlink r:id="rId362" w:tooltip="Category:Article creation templates" w:history="1">
        <w:r w:rsidRPr="00E537EA">
          <w:rPr>
            <w:rStyle w:val="Hyperlink"/>
            <w:rFonts w:ascii="Times New Roman" w:hAnsi="Times New Roman" w:cs="Times New Roman"/>
            <w:sz w:val="24"/>
            <w:szCs w:val="24"/>
          </w:rPr>
          <w:t>Category:Article creation templates</w:t>
        </w:r>
      </w:hyperlink>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Subject: Concerns about Inaccurate Information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Dear Wikipedia</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 am writing to express my deep concern about the spread of misinformation on your platform. Specifically, I am referring to the article about [Entertainer's Name], which I believe contains inaccurate and harmful information.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63" w:tooltip="Special:Diff/1278589409"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64" w:tooltip="Talk:Kjersti Flaa" w:history="1">
        <w:r w:rsidRPr="00E537EA">
          <w:rPr>
            <w:rStyle w:val="Hyperlink"/>
            <w:rFonts w:ascii="Times New Roman" w:hAnsi="Times New Roman" w:cs="Times New Roman"/>
            <w:sz w:val="24"/>
            <w:szCs w:val="24"/>
          </w:rPr>
          <w:t>Talk:Kjersti Flaa</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Subject: Edit Request for Wikipedia Entry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Dear Wikipedia Editors,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 hope this message finds you well. I am writing to request an edit for the Wikipedia entry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 have identified an area within the article that requires updating/improvement. [Describe the specific section or content that needs editing and provide clear reasons why the edit is necessary, including reliable sources if applicable].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65" w:tooltip="Special:Diff/1210511971"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66" w:tooltip="Talk:Spaghetti" w:history="1">
        <w:r w:rsidRPr="00E537EA">
          <w:rPr>
            <w:rStyle w:val="Hyperlink"/>
            <w:rFonts w:ascii="Times New Roman" w:hAnsi="Times New Roman" w:cs="Times New Roman"/>
            <w:sz w:val="24"/>
            <w:szCs w:val="24"/>
          </w:rPr>
          <w:t>Talk:Spaghetti</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Large language models may also insert placeholder dates like "2025-xx-xx" into citation fields, particularly the access-date parameter and </w:t>
      </w:r>
      <w:hyperlink r:id="rId367" w:anchor="References" w:tooltip="Special:PermanentLink/1295449767" w:history="1">
        <w:r w:rsidRPr="00E537EA">
          <w:rPr>
            <w:rStyle w:val="Hyperlink"/>
            <w:rFonts w:ascii="Times New Roman" w:hAnsi="Times New Roman" w:cs="Times New Roman"/>
            <w:sz w:val="24"/>
            <w:szCs w:val="24"/>
          </w:rPr>
          <w:t>rarely the date parameter as well</w:t>
        </w:r>
      </w:hyperlink>
      <w:r w:rsidRPr="00E537EA">
        <w:rPr>
          <w:rFonts w:ascii="Times New Roman" w:hAnsi="Times New Roman" w:cs="Times New Roman"/>
          <w:sz w:val="24"/>
          <w:szCs w:val="24"/>
        </w:rPr>
        <w:t>, producing errors.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w:t>
      </w:r>
      <w:r w:rsidRPr="00E537EA">
        <w:rPr>
          <w:rFonts w:ascii="Times New Roman" w:hAnsi="Times New Roman" w:cs="Times New Roman"/>
          <w:b/>
          <w:bCs/>
          <w:sz w:val="24"/>
          <w:szCs w:val="24"/>
        </w:rPr>
        <w:t>cite web</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|title=Canadian Screen Music Awards 2025 Winners and Nominees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|url=URL</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|website=Canadian Screen Music Awards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|date=2025</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|access-date=2025-XX-XX</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w:t>
      </w:r>
    </w:p>
    <w:p w:rsidR="00E537EA" w:rsidRPr="00E537EA" w:rsidRDefault="00E537EA" w:rsidP="00E537EA">
      <w:pPr>
        <w:rPr>
          <w:rFonts w:ascii="Times New Roman" w:hAnsi="Times New Roman" w:cs="Times New Roman"/>
          <w:sz w:val="24"/>
          <w:szCs w:val="24"/>
        </w:rPr>
      </w:pP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w:t>
      </w:r>
      <w:r w:rsidRPr="00E537EA">
        <w:rPr>
          <w:rFonts w:ascii="Times New Roman" w:hAnsi="Times New Roman" w:cs="Times New Roman"/>
          <w:b/>
          <w:bCs/>
          <w:sz w:val="24"/>
          <w:szCs w:val="24"/>
        </w:rPr>
        <w:t>cite web</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|title=Best Original Score, Dramatic Series or Special – Winner: "Murder on the Inca Trail"</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|url=URL</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|website=Canadian Screen Music Awards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lastRenderedPageBreak/>
        <w:t xml:space="preserve"> |date=2025</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|access-date=2025-XX-XX</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68" w:tooltip="Special:Diff/1324292862"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69" w:tooltip="Michelle Osis" w:history="1">
        <w:r w:rsidRPr="00E537EA">
          <w:rPr>
            <w:rStyle w:val="Hyperlink"/>
            <w:rFonts w:ascii="Times New Roman" w:hAnsi="Times New Roman" w:cs="Times New Roman"/>
            <w:sz w:val="24"/>
            <w:szCs w:val="24"/>
          </w:rPr>
          <w:t>Michelle Osis</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Links to searches</w:t>
      </w:r>
    </w:p>
    <w:p w:rsidR="00E537EA" w:rsidRPr="00E537EA" w:rsidRDefault="00917C6C" w:rsidP="00BD7E7B">
      <w:pPr>
        <w:numPr>
          <w:ilvl w:val="0"/>
          <w:numId w:val="12"/>
        </w:numPr>
        <w:rPr>
          <w:rFonts w:ascii="Times New Roman" w:hAnsi="Times New Roman" w:cs="Times New Roman"/>
          <w:sz w:val="24"/>
          <w:szCs w:val="24"/>
        </w:rPr>
      </w:pPr>
      <w:hyperlink r:id="rId370" w:history="1">
        <w:r w:rsidR="00E537EA" w:rsidRPr="00E537EA">
          <w:rPr>
            <w:rStyle w:val="Hyperlink"/>
            <w:rFonts w:ascii="Times New Roman" w:hAnsi="Times New Roman" w:cs="Times New Roman"/>
            <w:sz w:val="24"/>
            <w:szCs w:val="24"/>
          </w:rPr>
          <w:t>insource:/20[0-9][0-9]-(XX|xx)-(XX|xx)/</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In some cases, LLM-generated citations may also contain placeholders in other fields.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{{cite web</w:t>
      </w:r>
      <w:r w:rsidRPr="00E537EA">
        <w:rPr>
          <w:rFonts w:ascii="Times New Roman" w:hAnsi="Times New Roman" w:cs="Times New Roman"/>
          <w:sz w:val="24"/>
          <w:szCs w:val="24"/>
        </w:rPr>
        <w:br/>
        <w:t>|url=INSERT_SOURCE_URL_30</w:t>
      </w:r>
      <w:r w:rsidRPr="00E537EA">
        <w:rPr>
          <w:rFonts w:ascii="Times New Roman" w:hAnsi="Times New Roman" w:cs="Times New Roman"/>
          <w:sz w:val="24"/>
          <w:szCs w:val="24"/>
        </w:rPr>
        <w:br/>
        <w:t>|title=Deputy Monitoring of Regional Assistance to Mobilized Soldiers</w:t>
      </w:r>
      <w:r w:rsidRPr="00E537EA">
        <w:rPr>
          <w:rFonts w:ascii="Times New Roman" w:hAnsi="Times New Roman" w:cs="Times New Roman"/>
          <w:sz w:val="24"/>
          <w:szCs w:val="24"/>
        </w:rPr>
        <w:br/>
        <w:t>|date=2022-11-XX</w:t>
      </w:r>
      <w:r w:rsidRPr="00E537EA">
        <w:rPr>
          <w:rFonts w:ascii="Times New Roman" w:hAnsi="Times New Roman" w:cs="Times New Roman"/>
          <w:sz w:val="24"/>
          <w:szCs w:val="24"/>
        </w:rPr>
        <w:br/>
        <w:t>|publisher=SOURCE_PUBLISHER</w:t>
      </w:r>
      <w:r w:rsidRPr="00E537EA">
        <w:rPr>
          <w:rFonts w:ascii="Times New Roman" w:hAnsi="Times New Roman" w:cs="Times New Roman"/>
          <w:sz w:val="24"/>
          <w:szCs w:val="24"/>
        </w:rPr>
        <w:br/>
        <w:t>|accessdate=2024-07-21</w:t>
      </w:r>
      <w:r w:rsidRPr="00E537EA">
        <w:rPr>
          <w:rFonts w:ascii="Times New Roman" w:hAnsi="Times New Roman" w:cs="Times New Roman"/>
          <w:sz w:val="24"/>
          <w:szCs w:val="24"/>
        </w:rPr>
        <w:b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71" w:tooltip="Special:Diff/1330090335"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72" w:tooltip="Dmitry Kuznetsov (politician)" w:history="1">
        <w:r w:rsidRPr="00E537EA">
          <w:rPr>
            <w:rStyle w:val="Hyperlink"/>
            <w:rFonts w:ascii="Times New Roman" w:hAnsi="Times New Roman" w:cs="Times New Roman"/>
            <w:sz w:val="24"/>
            <w:szCs w:val="24"/>
          </w:rPr>
          <w:t>Dmitry Kuznetsov (politician)</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&lt;ref&gt;{{cite web</w:t>
      </w:r>
      <w:r w:rsidRPr="00E537EA">
        <w:rPr>
          <w:rFonts w:ascii="Times New Roman" w:hAnsi="Times New Roman" w:cs="Times New Roman"/>
          <w:sz w:val="24"/>
          <w:szCs w:val="24"/>
        </w:rPr>
        <w:br/>
        <w:t>|title=Ecos de Amor – Spotify</w:t>
      </w:r>
      <w:r w:rsidRPr="00E537EA">
        <w:rPr>
          <w:rFonts w:ascii="Times New Roman" w:hAnsi="Times New Roman" w:cs="Times New Roman"/>
          <w:sz w:val="24"/>
          <w:szCs w:val="24"/>
        </w:rPr>
        <w:br/>
        <w:t>|url=PASTE_SPOTIFY_TRACK_URL_HERE</w:t>
      </w:r>
      <w:r w:rsidRPr="00E537EA">
        <w:rPr>
          <w:rFonts w:ascii="Times New Roman" w:hAnsi="Times New Roman" w:cs="Times New Roman"/>
          <w:sz w:val="24"/>
          <w:szCs w:val="24"/>
        </w:rPr>
        <w:br/>
        <w:t>|website=Spotify</w:t>
      </w:r>
      <w:r w:rsidRPr="00E537EA">
        <w:rPr>
          <w:rFonts w:ascii="Times New Roman" w:hAnsi="Times New Roman" w:cs="Times New Roman"/>
          <w:sz w:val="24"/>
          <w:szCs w:val="24"/>
        </w:rPr>
        <w:br/>
        <w:t>|access-date=2026-02-09</w:t>
      </w:r>
      <w:r w:rsidRPr="00E537EA">
        <w:rPr>
          <w:rFonts w:ascii="Times New Roman" w:hAnsi="Times New Roman" w:cs="Times New Roman"/>
          <w:sz w:val="24"/>
          <w:szCs w:val="24"/>
        </w:rPr>
        <w:br/>
        <w:t>}}&lt;/ref&gt;</w:t>
      </w:r>
      <w:r w:rsidRPr="00E537EA">
        <w:rPr>
          <w:rFonts w:ascii="Times New Roman" w:hAnsi="Times New Roman" w:cs="Times New Roman"/>
          <w:sz w:val="24"/>
          <w:szCs w:val="24"/>
        </w:rPr>
        <w:br/>
        <w:t>&lt;ref&gt;{{cite web</w:t>
      </w:r>
      <w:r w:rsidRPr="00E537EA">
        <w:rPr>
          <w:rFonts w:ascii="Times New Roman" w:hAnsi="Times New Roman" w:cs="Times New Roman"/>
          <w:sz w:val="24"/>
          <w:szCs w:val="24"/>
        </w:rPr>
        <w:br/>
        <w:t>|title=Jesse &amp; Joy – Ecos de Amor (Official Music Video)</w:t>
      </w:r>
      <w:r w:rsidRPr="00E537EA">
        <w:rPr>
          <w:rFonts w:ascii="Times New Roman" w:hAnsi="Times New Roman" w:cs="Times New Roman"/>
          <w:sz w:val="24"/>
          <w:szCs w:val="24"/>
        </w:rPr>
        <w:br/>
        <w:t>|url=PASTE_YOUTUBE_VIDEO_URL_HERE</w:t>
      </w:r>
      <w:r w:rsidRPr="00E537EA">
        <w:rPr>
          <w:rFonts w:ascii="Times New Roman" w:hAnsi="Times New Roman" w:cs="Times New Roman"/>
          <w:sz w:val="24"/>
          <w:szCs w:val="24"/>
        </w:rPr>
        <w:br/>
        <w:t>|website=YouTube</w:t>
      </w:r>
      <w:r w:rsidRPr="00E537EA">
        <w:rPr>
          <w:rFonts w:ascii="Times New Roman" w:hAnsi="Times New Roman" w:cs="Times New Roman"/>
          <w:sz w:val="24"/>
          <w:szCs w:val="24"/>
        </w:rPr>
        <w:br/>
        <w:t>|access-date=2026-02-09</w:t>
      </w:r>
      <w:r w:rsidRPr="00E537EA">
        <w:rPr>
          <w:rFonts w:ascii="Times New Roman" w:hAnsi="Times New Roman" w:cs="Times New Roman"/>
          <w:sz w:val="24"/>
          <w:szCs w:val="24"/>
        </w:rPr>
        <w:br/>
        <w:t>}}&lt;/ref&gt;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73" w:tooltip="Special:Diff/1337437306"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74" w:tooltip="Nelly Joy" w:history="1">
        <w:r w:rsidRPr="00E537EA">
          <w:rPr>
            <w:rStyle w:val="Hyperlink"/>
            <w:rFonts w:ascii="Times New Roman" w:hAnsi="Times New Roman" w:cs="Times New Roman"/>
            <w:sz w:val="24"/>
            <w:szCs w:val="24"/>
          </w:rPr>
          <w:t>Nelly Joy</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LLM-generated infobox edits may contain comments stating that text or images should be added if sources are found. Note: Comments in infoboxes, especially older infoboxes, are common—some templates automatically include them—and not an indicator of AI use. Anything but "Add ____", or variations on that specific wording, is actually more likely to indicate human text.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leader_name = &lt;!-- Add if available with citation --&gt;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75" w:tooltip="Special:Diff/1301011748"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76" w:tooltip="Pindi Saidpur" w:history="1">
        <w:r w:rsidRPr="00E537EA">
          <w:rPr>
            <w:rStyle w:val="Hyperlink"/>
            <w:rFonts w:ascii="Times New Roman" w:hAnsi="Times New Roman" w:cs="Times New Roman"/>
            <w:sz w:val="24"/>
            <w:szCs w:val="24"/>
          </w:rPr>
          <w:t>Pindi Saidpur</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Markup</w:t>
      </w:r>
    </w:p>
    <w:p w:rsidR="00E537EA" w:rsidRPr="00E537EA" w:rsidRDefault="00E537EA" w:rsidP="00E537EA">
      <w:pPr>
        <w:rPr>
          <w:rFonts w:ascii="Times New Roman" w:hAnsi="Times New Roman" w:cs="Times New Roman"/>
          <w:sz w:val="24"/>
          <w:szCs w:val="24"/>
        </w:rPr>
      </w:pP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Use of Markdown</w:t>
      </w:r>
    </w:p>
    <w:p w:rsidR="00E537EA" w:rsidRPr="00E537EA" w:rsidRDefault="00917C6C" w:rsidP="00E537EA">
      <w:pPr>
        <w:rPr>
          <w:rFonts w:ascii="Times New Roman" w:hAnsi="Times New Roman" w:cs="Times New Roman"/>
          <w:sz w:val="24"/>
          <w:szCs w:val="24"/>
        </w:rPr>
      </w:pPr>
      <w:hyperlink r:id="rId377" w:tooltip="H:WT" w:history="1">
        <w:r w:rsidR="00E537EA" w:rsidRPr="00E537EA">
          <w:rPr>
            <w:rStyle w:val="Hyperlink"/>
            <w:rFonts w:ascii="Times New Roman" w:hAnsi="Times New Roman" w:cs="Times New Roman"/>
            <w:sz w:val="24"/>
            <w:szCs w:val="24"/>
          </w:rPr>
          <w:t>Wikitext</w:t>
        </w:r>
      </w:hyperlink>
      <w:r w:rsidR="00E537EA" w:rsidRPr="00E537EA">
        <w:rPr>
          <w:rFonts w:ascii="Times New Roman" w:hAnsi="Times New Roman" w:cs="Times New Roman"/>
          <w:sz w:val="24"/>
          <w:szCs w:val="24"/>
        </w:rPr>
        <w:t> is the </w:t>
      </w:r>
      <w:hyperlink r:id="rId378" w:tooltip="Markup language" w:history="1">
        <w:r w:rsidR="00E537EA" w:rsidRPr="00E537EA">
          <w:rPr>
            <w:rStyle w:val="Hyperlink"/>
            <w:rFonts w:ascii="Times New Roman" w:hAnsi="Times New Roman" w:cs="Times New Roman"/>
            <w:sz w:val="24"/>
            <w:szCs w:val="24"/>
          </w:rPr>
          <w:t>markup language</w:t>
        </w:r>
      </w:hyperlink>
      <w:r w:rsidR="00E537EA" w:rsidRPr="00E537EA">
        <w:rPr>
          <w:rFonts w:ascii="Times New Roman" w:hAnsi="Times New Roman" w:cs="Times New Roman"/>
          <w:sz w:val="24"/>
          <w:szCs w:val="24"/>
        </w:rPr>
        <w:t> used to instruct Wikipedia's </w:t>
      </w:r>
      <w:hyperlink r:id="rId379" w:tooltip="MediaWiki" w:history="1">
        <w:r w:rsidR="00E537EA" w:rsidRPr="00E537EA">
          <w:rPr>
            <w:rStyle w:val="Hyperlink"/>
            <w:rFonts w:ascii="Times New Roman" w:hAnsi="Times New Roman" w:cs="Times New Roman"/>
            <w:sz w:val="24"/>
            <w:szCs w:val="24"/>
          </w:rPr>
          <w:t>MediaWiki</w:t>
        </w:r>
      </w:hyperlink>
      <w:r w:rsidR="00E537EA" w:rsidRPr="00E537EA">
        <w:rPr>
          <w:rFonts w:ascii="Times New Roman" w:hAnsi="Times New Roman" w:cs="Times New Roman"/>
          <w:sz w:val="24"/>
          <w:szCs w:val="24"/>
        </w:rPr>
        <w:t> software how to format an article. While chatbots can be prompted to use wikitext proficiently by experienced chatbot users who know what they are doing, the chatbots generally don't use it, and favor </w:t>
      </w:r>
      <w:hyperlink r:id="rId380" w:tooltip="Markdown" w:history="1">
        <w:r w:rsidR="00E537EA" w:rsidRPr="00E537EA">
          <w:rPr>
            <w:rStyle w:val="Hyperlink"/>
            <w:rFonts w:ascii="Times New Roman" w:hAnsi="Times New Roman" w:cs="Times New Roman"/>
            <w:sz w:val="24"/>
            <w:szCs w:val="24"/>
          </w:rPr>
          <w:t>Markdown</w:t>
        </w:r>
      </w:hyperlink>
      <w:r w:rsidR="00E537EA" w:rsidRPr="00E537EA">
        <w:rPr>
          <w:rFonts w:ascii="Times New Roman" w:hAnsi="Times New Roman" w:cs="Times New Roman"/>
          <w:sz w:val="24"/>
          <w:szCs w:val="24"/>
        </w:rPr>
        <w:t> instead. In chatbot apps, the output display is formatted with Markdown, a markup language conceptually similar to wikitext but much more widely applied. Meanwhile, the chatbots' preprompts typically instruct them to use markdown in their answers, such as when providing lists and writing with headings. That is, their system-level instructions often direct them to format outputs using Markdown, and the chatbot apps render its syntax as formatted text on a user's screen. For example, the system prompt for Claude Sonnet 3.5 (November 2024) includes:</w:t>
      </w:r>
      <w:hyperlink r:id="rId381" w:anchor="cite_note-sonnetprompt-23" w:history="1">
        <w:r w:rsidR="00E537EA" w:rsidRPr="00E537EA">
          <w:rPr>
            <w:rStyle w:val="Hyperlink"/>
            <w:rFonts w:ascii="Times New Roman" w:hAnsi="Times New Roman" w:cs="Times New Roman"/>
            <w:sz w:val="24"/>
            <w:szCs w:val="24"/>
            <w:vertAlign w:val="superscript"/>
          </w:rPr>
          <w:t>[16]</w:t>
        </w:r>
      </w:hyperlink>
    </w:p>
    <w:p w:rsidR="00E537EA" w:rsidRPr="00E537EA" w:rsidRDefault="00E537EA" w:rsidP="00E537EA">
      <w:pPr>
        <w:rPr>
          <w:rFonts w:ascii="Times New Roman" w:hAnsi="Times New Roman" w:cs="Times New Roman"/>
          <w:sz w:val="24"/>
          <w:szCs w:val="24"/>
        </w:rPr>
      </w:pP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Claude uses Markdown formatting. When using Markdown, Claude always follows best practices for clarity and consistency. It always uses a single space after hash symbols for headers (e.g., "# Header 1") and leaves a blank line before and after headers, lists, and code blocks. For emphasis, Claude uses asterisks or underscores consistently (e.g., italic or bold). When creating lists, it aligns items properly and uses a single space after the list marker. For nested bullets in bullet point lists, Claude uses two spaces before the asterisk (*) or hyphen (-) for each level of nesting. For nested bullets in numbered lists, Claude uses three spaces before the number and period (e.g., "1.") for each level of nesting.</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As the above indicates, Markdown syntax is completely different from wikitext. Markdown uses asterisks (*) or underscores (_) instead of single-quotes (') for bold and italic formatting, hash symbols (#) instead of equals signs (=) for section headings, parentheses (()) instead of square brackets ([]) around URLs, and three symbols (---, ***, or ___) instead of four hyphens (----) for thematic breaks.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When told to "generate an article", chatbots often default to using Markdown for the generated output. This formatting is preserved in clipboard text by the copy functions on some chatbot platforms. If instructed to generate content for Wikipedia, the chatbot might "realize" the need to generate Wikipedia-compatible code, and might include a message like Would you like me to ... turn this into actual Wikipedia markup format (`wikitext`)?</w:t>
      </w:r>
      <w:hyperlink r:id="rId382" w:anchor="cite_note-24" w:history="1">
        <w:r w:rsidRPr="00E537EA">
          <w:rPr>
            <w:rStyle w:val="Hyperlink"/>
            <w:rFonts w:ascii="Times New Roman" w:hAnsi="Times New Roman" w:cs="Times New Roman"/>
            <w:sz w:val="24"/>
            <w:szCs w:val="24"/>
            <w:vertAlign w:val="superscript"/>
          </w:rPr>
          <w:t>[d]</w:t>
        </w:r>
      </w:hyperlink>
      <w:r w:rsidRPr="00E537EA">
        <w:rPr>
          <w:rFonts w:ascii="Times New Roman" w:hAnsi="Times New Roman" w:cs="Times New Roman"/>
          <w:sz w:val="24"/>
          <w:szCs w:val="24"/>
        </w:rPr>
        <w:t> in its output. If the chatbot is told to proceed, the resulting syntax is often rudimentary, syntactically incorrect, or both. The chatbot might put its attempted-wikitext content in a Markdown-style </w:t>
      </w:r>
      <w:hyperlink r:id="rId383" w:anchor="fenced-code-blocks" w:history="1">
        <w:r w:rsidRPr="00E537EA">
          <w:rPr>
            <w:rStyle w:val="Hyperlink"/>
            <w:rFonts w:ascii="Times New Roman" w:hAnsi="Times New Roman" w:cs="Times New Roman"/>
            <w:sz w:val="24"/>
            <w:szCs w:val="24"/>
          </w:rPr>
          <w:t>fenced code block</w:t>
        </w:r>
      </w:hyperlink>
      <w:r w:rsidRPr="00E537EA">
        <w:rPr>
          <w:rFonts w:ascii="Times New Roman" w:hAnsi="Times New Roman" w:cs="Times New Roman"/>
          <w:sz w:val="24"/>
          <w:szCs w:val="24"/>
        </w:rPr>
        <w:t> (its syntax for </w:t>
      </w:r>
      <w:hyperlink r:id="rId384" w:tooltip="Wikipedia:PRE" w:history="1">
        <w:r w:rsidRPr="00E537EA">
          <w:rPr>
            <w:rStyle w:val="Hyperlink"/>
            <w:rFonts w:ascii="Times New Roman" w:hAnsi="Times New Roman" w:cs="Times New Roman"/>
            <w:sz w:val="24"/>
            <w:szCs w:val="24"/>
          </w:rPr>
          <w:t>WP:PRE</w:t>
        </w:r>
      </w:hyperlink>
      <w:r w:rsidRPr="00E537EA">
        <w:rPr>
          <w:rFonts w:ascii="Times New Roman" w:hAnsi="Times New Roman" w:cs="Times New Roman"/>
          <w:sz w:val="24"/>
          <w:szCs w:val="24"/>
        </w:rPr>
        <w:t>) surrounded by Markdown-based syntax and content, which may also be preserved by platform-specific copy-to-clipboard functions, leading to a telling footprint of both markup languages' syntax. This might include the appearance of three backticks in the text, such as: ```wikitext.</w:t>
      </w:r>
      <w:hyperlink r:id="rId385" w:anchor="cite_note-25" w:history="1">
        <w:r w:rsidRPr="00E537EA">
          <w:rPr>
            <w:rStyle w:val="Hyperlink"/>
            <w:rFonts w:ascii="Times New Roman" w:hAnsi="Times New Roman" w:cs="Times New Roman"/>
            <w:sz w:val="24"/>
            <w:szCs w:val="24"/>
            <w:vertAlign w:val="superscript"/>
          </w:rPr>
          <w:t>[e]</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The presence of faulty wikitext syntax mixed with Markdown syntax is a strong indicator that content is LLM-generated, especially if in the form of a fenced Markdown code block. However, Markdown </w:t>
      </w:r>
      <w:r w:rsidRPr="00E537EA">
        <w:rPr>
          <w:rFonts w:ascii="Times New Roman" w:hAnsi="Times New Roman" w:cs="Times New Roman"/>
          <w:i/>
          <w:iCs/>
          <w:sz w:val="24"/>
          <w:szCs w:val="24"/>
        </w:rPr>
        <w:t>alone</w:t>
      </w:r>
      <w:r w:rsidRPr="00E537EA">
        <w:rPr>
          <w:rFonts w:ascii="Times New Roman" w:hAnsi="Times New Roman" w:cs="Times New Roman"/>
          <w:sz w:val="24"/>
          <w:szCs w:val="24"/>
        </w:rPr>
        <w:t> is not such a strong indicator. Software developers, researchers, technical writers, and experienced internet users frequently use Markdown in tools like </w:t>
      </w:r>
      <w:hyperlink r:id="rId386" w:tooltip="Obsidian (software)" w:history="1">
        <w:r w:rsidRPr="00E537EA">
          <w:rPr>
            <w:rStyle w:val="Hyperlink"/>
            <w:rFonts w:ascii="Times New Roman" w:hAnsi="Times New Roman" w:cs="Times New Roman"/>
            <w:sz w:val="24"/>
            <w:szCs w:val="24"/>
          </w:rPr>
          <w:t>Obsidian</w:t>
        </w:r>
      </w:hyperlink>
      <w:r w:rsidRPr="00E537EA">
        <w:rPr>
          <w:rFonts w:ascii="Times New Roman" w:hAnsi="Times New Roman" w:cs="Times New Roman"/>
          <w:sz w:val="24"/>
          <w:szCs w:val="24"/>
        </w:rPr>
        <w:t> and </w:t>
      </w:r>
      <w:hyperlink r:id="rId387" w:tooltip="GitHub Flavored Markdown" w:history="1">
        <w:r w:rsidRPr="00E537EA">
          <w:rPr>
            <w:rStyle w:val="Hyperlink"/>
            <w:rFonts w:ascii="Times New Roman" w:hAnsi="Times New Roman" w:cs="Times New Roman"/>
            <w:sz w:val="24"/>
            <w:szCs w:val="24"/>
          </w:rPr>
          <w:t>GitHub</w:t>
        </w:r>
      </w:hyperlink>
      <w:r w:rsidRPr="00E537EA">
        <w:rPr>
          <w:rFonts w:ascii="Times New Roman" w:hAnsi="Times New Roman" w:cs="Times New Roman"/>
          <w:sz w:val="24"/>
          <w:szCs w:val="24"/>
        </w:rPr>
        <w:t>, and on platforms like </w:t>
      </w:r>
      <w:hyperlink r:id="rId388" w:history="1">
        <w:r w:rsidRPr="00E537EA">
          <w:rPr>
            <w:rStyle w:val="Hyperlink"/>
            <w:rFonts w:ascii="Times New Roman" w:hAnsi="Times New Roman" w:cs="Times New Roman"/>
            <w:sz w:val="24"/>
            <w:szCs w:val="24"/>
          </w:rPr>
          <w:t>Reddit</w:t>
        </w:r>
      </w:hyperlink>
      <w:r w:rsidRPr="00E537EA">
        <w:rPr>
          <w:rFonts w:ascii="Times New Roman" w:hAnsi="Times New Roman" w:cs="Times New Roman"/>
          <w:sz w:val="24"/>
          <w:szCs w:val="24"/>
        </w:rPr>
        <w:t>, </w:t>
      </w:r>
      <w:hyperlink r:id="rId389" w:history="1">
        <w:r w:rsidRPr="00E537EA">
          <w:rPr>
            <w:rStyle w:val="Hyperlink"/>
            <w:rFonts w:ascii="Times New Roman" w:hAnsi="Times New Roman" w:cs="Times New Roman"/>
            <w:sz w:val="24"/>
            <w:szCs w:val="24"/>
          </w:rPr>
          <w:t>Discord</w:t>
        </w:r>
      </w:hyperlink>
      <w:r w:rsidRPr="00E537EA">
        <w:rPr>
          <w:rFonts w:ascii="Times New Roman" w:hAnsi="Times New Roman" w:cs="Times New Roman"/>
          <w:sz w:val="24"/>
          <w:szCs w:val="24"/>
        </w:rPr>
        <w:t>, and </w:t>
      </w:r>
      <w:hyperlink r:id="rId390" w:history="1">
        <w:r w:rsidRPr="00E537EA">
          <w:rPr>
            <w:rStyle w:val="Hyperlink"/>
            <w:rFonts w:ascii="Times New Roman" w:hAnsi="Times New Roman" w:cs="Times New Roman"/>
            <w:sz w:val="24"/>
            <w:szCs w:val="24"/>
          </w:rPr>
          <w:t>Slack</w:t>
        </w:r>
      </w:hyperlink>
      <w:r w:rsidRPr="00E537EA">
        <w:rPr>
          <w:rFonts w:ascii="Times New Roman" w:hAnsi="Times New Roman" w:cs="Times New Roman"/>
          <w:sz w:val="24"/>
          <w:szCs w:val="24"/>
        </w:rPr>
        <w:t>. Some writing tools and apps, such as </w:t>
      </w:r>
      <w:hyperlink r:id="rId391" w:tooltip="IOS Notes" w:history="1">
        <w:r w:rsidRPr="00E537EA">
          <w:rPr>
            <w:rStyle w:val="Hyperlink"/>
            <w:rFonts w:ascii="Times New Roman" w:hAnsi="Times New Roman" w:cs="Times New Roman"/>
            <w:sz w:val="24"/>
            <w:szCs w:val="24"/>
          </w:rPr>
          <w:t>iOS Notes</w:t>
        </w:r>
      </w:hyperlink>
      <w:r w:rsidRPr="00E537EA">
        <w:rPr>
          <w:rFonts w:ascii="Times New Roman" w:hAnsi="Times New Roman" w:cs="Times New Roman"/>
          <w:sz w:val="24"/>
          <w:szCs w:val="24"/>
        </w:rPr>
        <w:t>, </w:t>
      </w:r>
      <w:hyperlink r:id="rId392" w:tooltip="Google Docs" w:history="1">
        <w:r w:rsidRPr="00E537EA">
          <w:rPr>
            <w:rStyle w:val="Hyperlink"/>
            <w:rFonts w:ascii="Times New Roman" w:hAnsi="Times New Roman" w:cs="Times New Roman"/>
            <w:sz w:val="24"/>
            <w:szCs w:val="24"/>
          </w:rPr>
          <w:t>Google Docs</w:t>
        </w:r>
      </w:hyperlink>
      <w:r w:rsidRPr="00E537EA">
        <w:rPr>
          <w:rFonts w:ascii="Times New Roman" w:hAnsi="Times New Roman" w:cs="Times New Roman"/>
          <w:sz w:val="24"/>
          <w:szCs w:val="24"/>
        </w:rPr>
        <w:t>, and </w:t>
      </w:r>
      <w:hyperlink r:id="rId393" w:tooltip="Windows Notepad" w:history="1">
        <w:r w:rsidRPr="00E537EA">
          <w:rPr>
            <w:rStyle w:val="Hyperlink"/>
            <w:rFonts w:ascii="Times New Roman" w:hAnsi="Times New Roman" w:cs="Times New Roman"/>
            <w:sz w:val="24"/>
            <w:szCs w:val="24"/>
          </w:rPr>
          <w:t>Windows Notepad</w:t>
        </w:r>
      </w:hyperlink>
      <w:r w:rsidRPr="00E537EA">
        <w:rPr>
          <w:rFonts w:ascii="Times New Roman" w:hAnsi="Times New Roman" w:cs="Times New Roman"/>
          <w:sz w:val="24"/>
          <w:szCs w:val="24"/>
        </w:rPr>
        <w:t>, support Markdown editing or exporting. The increasing ubiquity of Markdown may also lead new editors to expect or assume Wikipedia to support Markdown by default.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i/>
          <w:iCs/>
          <w:sz w:val="24"/>
          <w:szCs w:val="24"/>
        </w:rPr>
      </w:pPr>
      <w:r w:rsidRPr="00E537EA">
        <w:rPr>
          <w:rFonts w:ascii="Times New Roman" w:hAnsi="Times New Roman" w:cs="Times New Roman"/>
          <w:i/>
          <w:iCs/>
          <w:sz w:val="24"/>
          <w:szCs w:val="24"/>
        </w:rPr>
        <w:t>See also: </w:t>
      </w:r>
      <w:hyperlink r:id="rId394" w:anchor="Examples" w:tooltip="Markdown" w:history="1">
        <w:r w:rsidRPr="00E537EA">
          <w:rPr>
            <w:rStyle w:val="Hyperlink"/>
            <w:rFonts w:ascii="Times New Roman" w:hAnsi="Times New Roman" w:cs="Times New Roman"/>
            <w:i/>
            <w:iCs/>
            <w:sz w:val="24"/>
            <w:szCs w:val="24"/>
          </w:rPr>
          <w:t>Markdown § Examples</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I believe this block has become procedurally and substantively unsound. Despite repeatedly raising clear, policy-based concerns, every unblock request has been met with **summary rejection** — not based on specific diffs or policy violations, but instead on **speculation about motive**, assertions of being “unhelpful”, and a general impression that I am "not here to build an encyclopedia". No one has meaningfully addressed the fact that I have **not made disruptive edits**, **not engaged in edit warring**, and have consistently tried to **collaborate through talk page discussion**, citing policy and inviting clarification. Instead, I have encountered a pattern of dismissiveness from several administrators, where reasoned concerns about **in-text attribution of partisan or interpretive claims** have been </w:t>
      </w:r>
      <w:r w:rsidRPr="00E537EA">
        <w:rPr>
          <w:rFonts w:ascii="Times New Roman" w:hAnsi="Times New Roman" w:cs="Times New Roman"/>
          <w:sz w:val="24"/>
          <w:szCs w:val="24"/>
        </w:rPr>
        <w:lastRenderedPageBreak/>
        <w:t>brushed aside. Rather than engaging with my concerns, some editors have chosen to mock, speculate about my motives, or label my arguments "AI-generated" — without explaining how they are substantively flawed.</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95"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a user talk page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The Wikipedia entry does not explicitly mention the "Cyberhero League" being recognized as a winner of the World Future Society's BetaLaunch Technology competition, as detailed in the interview with THE FUTURIST ([https://consciouscreativity.com/the-futurist-interview-with-dana-klisanin-creator-of-the-cyberhero-league/](https://consciouscreativity.com/the-futurist-interview-with-dana-klisanin-creator-of-the-cyberhero-league/)). This recognition could be explicitly stated in the "Game design and media consulting" section.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396"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397" w:tooltip="Talk:Dana Klisanin" w:history="1">
        <w:r w:rsidRPr="00E537EA">
          <w:rPr>
            <w:rStyle w:val="Hyperlink"/>
            <w:rFonts w:ascii="Times New Roman" w:hAnsi="Times New Roman" w:cs="Times New Roman"/>
            <w:sz w:val="24"/>
            <w:szCs w:val="24"/>
          </w:rPr>
          <w:t>Talk:Dana Klisanin</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Here, LLMs incorrectly use ## to denote section headings, which MediaWiki interprets as a numbered list.</w:t>
      </w:r>
    </w:p>
    <w:p w:rsidR="00E537EA" w:rsidRPr="00E537EA" w:rsidRDefault="00E537EA" w:rsidP="00BD7E7B">
      <w:pPr>
        <w:numPr>
          <w:ilvl w:val="0"/>
          <w:numId w:val="13"/>
        </w:numPr>
        <w:rPr>
          <w:rFonts w:ascii="Times New Roman" w:hAnsi="Times New Roman" w:cs="Times New Roman"/>
          <w:sz w:val="24"/>
          <w:szCs w:val="24"/>
        </w:rPr>
      </w:pPr>
    </w:p>
    <w:p w:rsidR="00E537EA" w:rsidRPr="00E537EA" w:rsidRDefault="00E537EA" w:rsidP="00BD7E7B">
      <w:pPr>
        <w:numPr>
          <w:ilvl w:val="1"/>
          <w:numId w:val="13"/>
        </w:numPr>
        <w:rPr>
          <w:rFonts w:ascii="Times New Roman" w:hAnsi="Times New Roman" w:cs="Times New Roman"/>
          <w:sz w:val="24"/>
          <w:szCs w:val="24"/>
        </w:rPr>
      </w:pPr>
      <w:r w:rsidRPr="00E537EA">
        <w:rPr>
          <w:rFonts w:ascii="Times New Roman" w:hAnsi="Times New Roman" w:cs="Times New Roman"/>
          <w:sz w:val="24"/>
          <w:szCs w:val="24"/>
        </w:rPr>
        <w:t>Geography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Villers-Chief is situated in the </w:t>
      </w:r>
      <w:hyperlink r:id="rId398" w:tooltip="Jura Mountains" w:history="1">
        <w:r w:rsidRPr="00E537EA">
          <w:rPr>
            <w:rStyle w:val="Hyperlink"/>
            <w:rFonts w:ascii="Times New Roman" w:hAnsi="Times New Roman" w:cs="Times New Roman"/>
            <w:sz w:val="24"/>
            <w:szCs w:val="24"/>
          </w:rPr>
          <w:t>Jura Mountains</w:t>
        </w:r>
      </w:hyperlink>
      <w:r w:rsidRPr="00E537EA">
        <w:rPr>
          <w:rFonts w:ascii="Times New Roman" w:hAnsi="Times New Roman" w:cs="Times New Roman"/>
          <w:sz w:val="24"/>
          <w:szCs w:val="24"/>
        </w:rPr>
        <w:t>, in the eastern part of the Doubs department. [...]</w:t>
      </w:r>
    </w:p>
    <w:p w:rsidR="00E537EA" w:rsidRPr="00E537EA" w:rsidRDefault="00E537EA" w:rsidP="00BD7E7B">
      <w:pPr>
        <w:numPr>
          <w:ilvl w:val="0"/>
          <w:numId w:val="14"/>
        </w:numPr>
        <w:rPr>
          <w:rFonts w:ascii="Times New Roman" w:hAnsi="Times New Roman" w:cs="Times New Roman"/>
          <w:sz w:val="24"/>
          <w:szCs w:val="24"/>
        </w:rPr>
      </w:pPr>
    </w:p>
    <w:p w:rsidR="00E537EA" w:rsidRPr="00E537EA" w:rsidRDefault="00E537EA" w:rsidP="00BD7E7B">
      <w:pPr>
        <w:numPr>
          <w:ilvl w:val="1"/>
          <w:numId w:val="14"/>
        </w:numPr>
        <w:rPr>
          <w:rFonts w:ascii="Times New Roman" w:hAnsi="Times New Roman" w:cs="Times New Roman"/>
          <w:sz w:val="24"/>
          <w:szCs w:val="24"/>
        </w:rPr>
      </w:pPr>
      <w:r w:rsidRPr="00E537EA">
        <w:rPr>
          <w:rFonts w:ascii="Times New Roman" w:hAnsi="Times New Roman" w:cs="Times New Roman"/>
          <w:sz w:val="24"/>
          <w:szCs w:val="24"/>
        </w:rPr>
        <w:t>History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Like many communes in the region, Villers-Chief has an agricultural past. [...]</w:t>
      </w:r>
    </w:p>
    <w:p w:rsidR="00E537EA" w:rsidRPr="00E537EA" w:rsidRDefault="00E537EA" w:rsidP="00BD7E7B">
      <w:pPr>
        <w:numPr>
          <w:ilvl w:val="0"/>
          <w:numId w:val="15"/>
        </w:numPr>
        <w:rPr>
          <w:rFonts w:ascii="Times New Roman" w:hAnsi="Times New Roman" w:cs="Times New Roman"/>
          <w:sz w:val="24"/>
          <w:szCs w:val="24"/>
        </w:rPr>
      </w:pPr>
    </w:p>
    <w:p w:rsidR="00E537EA" w:rsidRPr="00E537EA" w:rsidRDefault="00E537EA" w:rsidP="00BD7E7B">
      <w:pPr>
        <w:numPr>
          <w:ilvl w:val="1"/>
          <w:numId w:val="15"/>
        </w:numPr>
        <w:rPr>
          <w:rFonts w:ascii="Times New Roman" w:hAnsi="Times New Roman" w:cs="Times New Roman"/>
          <w:sz w:val="24"/>
          <w:szCs w:val="24"/>
        </w:rPr>
      </w:pPr>
      <w:r w:rsidRPr="00E537EA">
        <w:rPr>
          <w:rFonts w:ascii="Times New Roman" w:hAnsi="Times New Roman" w:cs="Times New Roman"/>
          <w:sz w:val="24"/>
          <w:szCs w:val="24"/>
        </w:rPr>
        <w:t>Administration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Villers-Chief is part of the </w:t>
      </w:r>
      <w:hyperlink r:id="rId399" w:tooltip="Canton of Valdahon" w:history="1">
        <w:r w:rsidRPr="00E537EA">
          <w:rPr>
            <w:rStyle w:val="Hyperlink"/>
            <w:rFonts w:ascii="Times New Roman" w:hAnsi="Times New Roman" w:cs="Times New Roman"/>
            <w:sz w:val="24"/>
            <w:szCs w:val="24"/>
          </w:rPr>
          <w:t>Canton of Valdahon</w:t>
        </w:r>
      </w:hyperlink>
      <w:r w:rsidRPr="00E537EA">
        <w:rPr>
          <w:rFonts w:ascii="Times New Roman" w:hAnsi="Times New Roman" w:cs="Times New Roman"/>
          <w:sz w:val="24"/>
          <w:szCs w:val="24"/>
        </w:rPr>
        <w:t> and the </w:t>
      </w:r>
      <w:hyperlink r:id="rId400" w:tooltip="Arrondissement of Pontarlier" w:history="1">
        <w:r w:rsidRPr="00E537EA">
          <w:rPr>
            <w:rStyle w:val="Hyperlink"/>
            <w:rFonts w:ascii="Times New Roman" w:hAnsi="Times New Roman" w:cs="Times New Roman"/>
            <w:sz w:val="24"/>
            <w:szCs w:val="24"/>
          </w:rPr>
          <w:t>Arrondissement of Pontarlier</w:t>
        </w:r>
      </w:hyperlink>
      <w:r w:rsidRPr="00E537EA">
        <w:rPr>
          <w:rFonts w:ascii="Times New Roman" w:hAnsi="Times New Roman" w:cs="Times New Roman"/>
          <w:sz w:val="24"/>
          <w:szCs w:val="24"/>
        </w:rPr>
        <w:t>. [...]</w:t>
      </w:r>
    </w:p>
    <w:p w:rsidR="00E537EA" w:rsidRPr="00E537EA" w:rsidRDefault="00E537EA" w:rsidP="00BD7E7B">
      <w:pPr>
        <w:numPr>
          <w:ilvl w:val="0"/>
          <w:numId w:val="16"/>
        </w:numPr>
        <w:rPr>
          <w:rFonts w:ascii="Times New Roman" w:hAnsi="Times New Roman" w:cs="Times New Roman"/>
          <w:sz w:val="24"/>
          <w:szCs w:val="24"/>
        </w:rPr>
      </w:pPr>
    </w:p>
    <w:p w:rsidR="00E537EA" w:rsidRPr="00E537EA" w:rsidRDefault="00E537EA" w:rsidP="00BD7E7B">
      <w:pPr>
        <w:numPr>
          <w:ilvl w:val="1"/>
          <w:numId w:val="16"/>
        </w:numPr>
        <w:rPr>
          <w:rFonts w:ascii="Times New Roman" w:hAnsi="Times New Roman" w:cs="Times New Roman"/>
          <w:sz w:val="24"/>
          <w:szCs w:val="24"/>
        </w:rPr>
      </w:pPr>
      <w:r w:rsidRPr="00E537EA">
        <w:rPr>
          <w:rFonts w:ascii="Times New Roman" w:hAnsi="Times New Roman" w:cs="Times New Roman"/>
          <w:sz w:val="24"/>
          <w:szCs w:val="24"/>
        </w:rPr>
        <w:t>Population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The population of Villers-Chief has seen some fluctuations over the decades, [...]</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01" w:tooltip="Special:Diff/1294887075"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02" w:tooltip="Villers-Chief" w:history="1">
        <w:r w:rsidRPr="00E537EA">
          <w:rPr>
            <w:rStyle w:val="Hyperlink"/>
            <w:rFonts w:ascii="Times New Roman" w:hAnsi="Times New Roman" w:cs="Times New Roman"/>
            <w:sz w:val="24"/>
            <w:szCs w:val="24"/>
          </w:rPr>
          <w:t>Villers-Chief</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Broken wikitext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Since AI chatbots are typically not proficient in wikitext and templates, they often produce faulty syntax. A noteworthy instance is garbled code related to </w:t>
      </w:r>
      <w:hyperlink r:id="rId403" w:tooltip="Template:AfC submission" w:history="1">
        <w:r w:rsidRPr="00E537EA">
          <w:rPr>
            <w:rStyle w:val="Hyperlink"/>
            <w:rFonts w:ascii="Times New Roman" w:hAnsi="Times New Roman" w:cs="Times New Roman"/>
            <w:sz w:val="24"/>
            <w:szCs w:val="24"/>
          </w:rPr>
          <w:t>Template:AfC submission</w:t>
        </w:r>
      </w:hyperlink>
      <w:r w:rsidRPr="00E537EA">
        <w:rPr>
          <w:rFonts w:ascii="Times New Roman" w:hAnsi="Times New Roman" w:cs="Times New Roman"/>
          <w:sz w:val="24"/>
          <w:szCs w:val="24"/>
        </w:rPr>
        <w:t>, as new editors might ask a chatbot how to submit their </w:t>
      </w:r>
      <w:hyperlink r:id="rId404" w:tooltip="Wikipedia:Articles for Creation" w:history="1">
        <w:r w:rsidRPr="00E537EA">
          <w:rPr>
            <w:rStyle w:val="Hyperlink"/>
            <w:rFonts w:ascii="Times New Roman" w:hAnsi="Times New Roman" w:cs="Times New Roman"/>
            <w:sz w:val="24"/>
            <w:szCs w:val="24"/>
          </w:rPr>
          <w:t>Articles for Creation</w:t>
        </w:r>
      </w:hyperlink>
      <w:r w:rsidRPr="00E537EA">
        <w:rPr>
          <w:rFonts w:ascii="Times New Roman" w:hAnsi="Times New Roman" w:cs="Times New Roman"/>
          <w:sz w:val="24"/>
          <w:szCs w:val="24"/>
        </w:rPr>
        <w:t> draft; see </w:t>
      </w:r>
      <w:hyperlink r:id="rId405" w:anchor="Messed_up_templates" w:tooltip="Special:PermanentLink/1299830745" w:history="1">
        <w:r w:rsidRPr="00E537EA">
          <w:rPr>
            <w:rStyle w:val="Hyperlink"/>
            <w:rFonts w:ascii="Times New Roman" w:hAnsi="Times New Roman" w:cs="Times New Roman"/>
            <w:sz w:val="24"/>
            <w:szCs w:val="24"/>
          </w:rPr>
          <w:t>this discussion among AfC reviewers</w:t>
        </w:r>
      </w:hyperlink>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Note the badly malformed category link which appears to be a result of code that provides day information in the LLM's Markdown parser:</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[[Category:AfC submissions by date/&lt;0030Fri, 13 Jun 2025 08:18:00 +0000202568 2025-06-13T08:18:00+00:00Fridayam0000=error&gt;EpFri, 13 Jun 2025 08:18:00 +0000UTC00001820256 UTCFri, 13 Jun 2025 08:18:00 +0000Fri, 13 Jun 2025 08:18:00 +00002025Fri, 13 Jun 2025 08:18:00 +0000: 17498026806Fri, 13 Jun 2025 08:18:00 +0000UTC2025-06-13T08:18:00+00:0020258618163UTC13 pu62025-06-13T08:18:00+00:0030uam301820256 2025-06-13T08:18:00+00:0008amFri, 13 Jun 2025 08:18:00 +0000am2025-06-13T08:18:00+00:0030UTCFri, 13 Jun 2025 08:18:00 +0000 </w:t>
      </w:r>
      <w:r w:rsidRPr="00E537EA">
        <w:rPr>
          <w:rFonts w:ascii="Times New Roman" w:hAnsi="Times New Roman" w:cs="Times New Roman"/>
          <w:b/>
          <w:bCs/>
          <w:sz w:val="24"/>
          <w:szCs w:val="24"/>
        </w:rPr>
        <w:t>&amp;qu202530;</w:t>
      </w:r>
      <w:r w:rsidRPr="00E537EA">
        <w:rPr>
          <w:rFonts w:ascii="Times New Roman" w:hAnsi="Times New Roman" w:cs="Times New Roman"/>
          <w:sz w:val="24"/>
          <w:szCs w:val="24"/>
        </w:rPr>
        <w:t>:</w:t>
      </w:r>
      <w:r w:rsidRPr="00E537EA">
        <w:rPr>
          <w:rFonts w:ascii="Times New Roman" w:hAnsi="Times New Roman" w:cs="Times New Roman"/>
          <w:b/>
          <w:bCs/>
          <w:sz w:val="24"/>
          <w:szCs w:val="24"/>
        </w:rPr>
        <w:t>&amp;qu202530;</w:t>
      </w:r>
      <w:r w:rsidRPr="00E537EA">
        <w:rPr>
          <w:rFonts w:ascii="Times New Roman" w:hAnsi="Times New Roman" w:cs="Times New Roman"/>
          <w:sz w:val="24"/>
          <w:szCs w:val="24"/>
        </w:rPr>
        <w:t>.&lt;/0030Fri, 13 Jun 2025 08:18:00 +0000202568&gt;June 2025|sandbox]]</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lastRenderedPageBreak/>
        <w:t>— From </w:t>
      </w:r>
      <w:hyperlink r:id="rId406" w:tooltip="Special:PermanentLink/1295363321"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07" w:tooltip="User:Dr. Omokhudu Idogho/sandbox (page does not exist)" w:history="1">
        <w:r w:rsidRPr="00E537EA">
          <w:rPr>
            <w:rStyle w:val="Hyperlink"/>
            <w:rFonts w:ascii="Times New Roman" w:hAnsi="Times New Roman" w:cs="Times New Roman"/>
            <w:sz w:val="24"/>
            <w:szCs w:val="24"/>
          </w:rPr>
          <w:t>User:Dr. Omokhudu Idogho/sandbox</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turn0search0</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ChatGPT may include citeturn0search0 (surrounded by Unicode points in the </w:t>
      </w:r>
      <w:hyperlink r:id="rId408" w:tooltip="Private Use Area" w:history="1">
        <w:r w:rsidRPr="00E537EA">
          <w:rPr>
            <w:rStyle w:val="Hyperlink"/>
            <w:rFonts w:ascii="Times New Roman" w:hAnsi="Times New Roman" w:cs="Times New Roman"/>
            <w:sz w:val="24"/>
            <w:szCs w:val="24"/>
          </w:rPr>
          <w:t>Private Use Area</w:t>
        </w:r>
      </w:hyperlink>
      <w:r w:rsidRPr="00E537EA">
        <w:rPr>
          <w:rFonts w:ascii="Times New Roman" w:hAnsi="Times New Roman" w:cs="Times New Roman"/>
          <w:sz w:val="24"/>
          <w:szCs w:val="24"/>
        </w:rPr>
        <w:t>) at the ends of sentences, with the number after "search" increasing as the text progresses. There also exists an alternate shorter form with only the increasing number surrounded by PUA Unicode like 0. These are places where the chatbot links to an external site, but a human pasting the conversation into Wikipedia has that link converted into placeholder code. This was first observed in February 2025.</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 set of images in a response may also render as iturn0image0turn0image1turn0image4turn0image5. Rarely, other markup of a similar style, such as citeturn0news0 (</w:t>
      </w:r>
      <w:hyperlink r:id="rId409" w:tooltip="Special:PermanentLink/1276934509" w:history="1">
        <w:r w:rsidRPr="00E537EA">
          <w:rPr>
            <w:rStyle w:val="Hyperlink"/>
            <w:rFonts w:ascii="Times New Roman" w:hAnsi="Times New Roman" w:cs="Times New Roman"/>
            <w:sz w:val="24"/>
            <w:szCs w:val="24"/>
          </w:rPr>
          <w:t>example</w:t>
        </w:r>
      </w:hyperlink>
      <w:r w:rsidRPr="00E537EA">
        <w:rPr>
          <w:rFonts w:ascii="Times New Roman" w:hAnsi="Times New Roman" w:cs="Times New Roman"/>
          <w:sz w:val="24"/>
          <w:szCs w:val="24"/>
        </w:rPr>
        <w:t>), citeturn1file0 (</w:t>
      </w:r>
      <w:hyperlink r:id="rId410" w:tooltip="Special:PermanentLink/1286349902" w:history="1">
        <w:r w:rsidRPr="00E537EA">
          <w:rPr>
            <w:rStyle w:val="Hyperlink"/>
            <w:rFonts w:ascii="Times New Roman" w:hAnsi="Times New Roman" w:cs="Times New Roman"/>
            <w:sz w:val="24"/>
            <w:szCs w:val="24"/>
          </w:rPr>
          <w:t>example</w:t>
        </w:r>
      </w:hyperlink>
      <w:r w:rsidRPr="00E537EA">
        <w:rPr>
          <w:rFonts w:ascii="Times New Roman" w:hAnsi="Times New Roman" w:cs="Times New Roman"/>
          <w:sz w:val="24"/>
          <w:szCs w:val="24"/>
        </w:rPr>
        <w:t>), or cite</w:t>
      </w:r>
      <w:r w:rsidRPr="00E537EA">
        <w:rPr>
          <w:rFonts w:ascii="Times New Roman" w:hAnsi="Times New Roman" w:cs="Times New Roman"/>
          <w:i/>
          <w:iCs/>
          <w:sz w:val="24"/>
          <w:szCs w:val="24"/>
        </w:rPr>
        <w:t>generated-reference-identifier</w:t>
      </w:r>
      <w:r w:rsidRPr="00E537EA">
        <w:rPr>
          <w:rFonts w:ascii="Times New Roman" w:hAnsi="Times New Roman" w:cs="Times New Roman"/>
          <w:sz w:val="24"/>
          <w:szCs w:val="24"/>
        </w:rPr>
        <w:t> (</w:t>
      </w:r>
      <w:hyperlink r:id="rId411" w:tooltip="Special:PermanentLink/1276907078" w:history="1">
        <w:r w:rsidRPr="00E537EA">
          <w:rPr>
            <w:rStyle w:val="Hyperlink"/>
            <w:rFonts w:ascii="Times New Roman" w:hAnsi="Times New Roman" w:cs="Times New Roman"/>
            <w:sz w:val="24"/>
            <w:szCs w:val="24"/>
          </w:rPr>
          <w:t>example</w:t>
        </w:r>
      </w:hyperlink>
      <w:r w:rsidRPr="00E537EA">
        <w:rPr>
          <w:rFonts w:ascii="Times New Roman" w:hAnsi="Times New Roman" w:cs="Times New Roman"/>
          <w:sz w:val="24"/>
          <w:szCs w:val="24"/>
        </w:rPr>
        <w:t>), may appear.</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The school is also a center for the US College Board examinations, SAT I &amp; SAT II, and has been recognized as an International Fellowship Centre by Cambridge International Examinations. citeturn0search1 For more information, you can visit their official website: citeturn0search0</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12"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13" w:tooltip="List of English-medium schools in Bangladesh" w:history="1">
        <w:r w:rsidRPr="00E537EA">
          <w:rPr>
            <w:rStyle w:val="Hyperlink"/>
            <w:rFonts w:ascii="Times New Roman" w:hAnsi="Times New Roman" w:cs="Times New Roman"/>
            <w:sz w:val="24"/>
            <w:szCs w:val="24"/>
          </w:rPr>
          <w:t>List of English-medium schools in Bangladesh</w:t>
        </w:r>
      </w:hyperlink>
    </w:p>
    <w:p w:rsidR="00E537EA" w:rsidRPr="00E537EA" w:rsidRDefault="00E537EA" w:rsidP="00BD7E7B">
      <w:pPr>
        <w:numPr>
          <w:ilvl w:val="0"/>
          <w:numId w:val="17"/>
        </w:numPr>
        <w:rPr>
          <w:rFonts w:ascii="Times New Roman" w:hAnsi="Times New Roman" w:cs="Times New Roman"/>
          <w:sz w:val="24"/>
          <w:szCs w:val="24"/>
        </w:rPr>
      </w:pPr>
      <w:r w:rsidRPr="00E537EA">
        <w:rPr>
          <w:rFonts w:ascii="Times New Roman" w:hAnsi="Times New Roman" w:cs="Times New Roman"/>
          <w:sz w:val="24"/>
          <w:szCs w:val="24"/>
        </w:rPr>
        <w:t>**Japanese:** Reze is voiced by Reina Ueda, an established voice actress known for roles such as Cha Hae-In in </w:t>
      </w:r>
      <w:r w:rsidRPr="00E537EA">
        <w:rPr>
          <w:rFonts w:ascii="Times New Roman" w:hAnsi="Times New Roman" w:cs="Times New Roman"/>
          <w:i/>
          <w:iCs/>
          <w:sz w:val="24"/>
          <w:szCs w:val="24"/>
        </w:rPr>
        <w:t>Solo Leveling</w:t>
      </w:r>
      <w:r w:rsidRPr="00E537EA">
        <w:rPr>
          <w:rFonts w:ascii="Times New Roman" w:hAnsi="Times New Roman" w:cs="Times New Roman"/>
          <w:sz w:val="24"/>
          <w:szCs w:val="24"/>
        </w:rPr>
        <w:t> and Kanao Tsuyuri in </w:t>
      </w:r>
      <w:r w:rsidRPr="00E537EA">
        <w:rPr>
          <w:rFonts w:ascii="Times New Roman" w:hAnsi="Times New Roman" w:cs="Times New Roman"/>
          <w:i/>
          <w:iCs/>
          <w:sz w:val="24"/>
          <w:szCs w:val="24"/>
        </w:rPr>
        <w:t>Demon Slayer</w:t>
      </w:r>
      <w:r w:rsidRPr="00E537EA">
        <w:rPr>
          <w:rFonts w:ascii="Times New Roman" w:hAnsi="Times New Roman" w:cs="Times New Roman"/>
          <w:sz w:val="24"/>
          <w:szCs w:val="24"/>
        </w:rPr>
        <w:t>.2</w:t>
      </w:r>
    </w:p>
    <w:p w:rsidR="00E537EA" w:rsidRPr="00E537EA" w:rsidRDefault="00E537EA" w:rsidP="00BD7E7B">
      <w:pPr>
        <w:numPr>
          <w:ilvl w:val="0"/>
          <w:numId w:val="17"/>
        </w:numPr>
        <w:rPr>
          <w:rFonts w:ascii="Times New Roman" w:hAnsi="Times New Roman" w:cs="Times New Roman"/>
          <w:sz w:val="24"/>
          <w:szCs w:val="24"/>
        </w:rPr>
      </w:pPr>
      <w:r w:rsidRPr="00E537EA">
        <w:rPr>
          <w:rFonts w:ascii="Times New Roman" w:hAnsi="Times New Roman" w:cs="Times New Roman"/>
          <w:sz w:val="24"/>
          <w:szCs w:val="24"/>
        </w:rPr>
        <w:t>**English:** In the English dub of the anime film, Reze is voiced by Alexis Tipton, noted for her work in series such as </w:t>
      </w:r>
      <w:r w:rsidRPr="00E537EA">
        <w:rPr>
          <w:rFonts w:ascii="Times New Roman" w:hAnsi="Times New Roman" w:cs="Times New Roman"/>
          <w:i/>
          <w:iCs/>
          <w:sz w:val="24"/>
          <w:szCs w:val="24"/>
        </w:rPr>
        <w:t>Kaguya-sama: Love is War</w:t>
      </w:r>
      <w:r w:rsidRPr="00E537EA">
        <w:rPr>
          <w:rFonts w:ascii="Times New Roman" w:hAnsi="Times New Roman" w:cs="Times New Roman"/>
          <w:sz w:val="24"/>
          <w:szCs w:val="24"/>
        </w:rPr>
        <w:t>.3</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The film itself holds a high rating on **Rotten Tomatoes** and has been described as a major anime release of 2025, indicating strong overall reception for the Reze Arc storyline and its adaptation.5</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14" w:tooltip="User:Gurkubondinn/Draft:Reze (Chainsaw Man)" w:history="1">
        <w:r w:rsidRPr="00E537EA">
          <w:rPr>
            <w:rStyle w:val="Hyperlink"/>
            <w:rFonts w:ascii="Times New Roman" w:hAnsi="Times New Roman" w:cs="Times New Roman"/>
            <w:sz w:val="24"/>
            <w:szCs w:val="24"/>
          </w:rPr>
          <w:t>Draft:Reze (Chainsaw Man)</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Links to searches</w:t>
      </w:r>
    </w:p>
    <w:p w:rsidR="00E537EA" w:rsidRPr="00E537EA" w:rsidRDefault="00917C6C" w:rsidP="00BD7E7B">
      <w:pPr>
        <w:numPr>
          <w:ilvl w:val="0"/>
          <w:numId w:val="18"/>
        </w:numPr>
        <w:rPr>
          <w:rFonts w:ascii="Times New Roman" w:hAnsi="Times New Roman" w:cs="Times New Roman"/>
          <w:sz w:val="24"/>
          <w:szCs w:val="24"/>
        </w:rPr>
      </w:pPr>
      <w:hyperlink r:id="rId415" w:history="1">
        <w:r w:rsidR="00E537EA" w:rsidRPr="00E537EA">
          <w:rPr>
            <w:rStyle w:val="Hyperlink"/>
            <w:rFonts w:ascii="Times New Roman" w:hAnsi="Times New Roman" w:cs="Times New Roman"/>
            <w:sz w:val="24"/>
            <w:szCs w:val="24"/>
          </w:rPr>
          <w:t>turn0search0 OR turn0search1 OR turn0search2 OR turn0search3 OR turn0search4 OR turn0search5 OR turn0search6 OR turn0search7</w:t>
        </w:r>
      </w:hyperlink>
    </w:p>
    <w:p w:rsidR="00E537EA" w:rsidRPr="00E537EA" w:rsidRDefault="00917C6C" w:rsidP="00BD7E7B">
      <w:pPr>
        <w:numPr>
          <w:ilvl w:val="0"/>
          <w:numId w:val="18"/>
        </w:numPr>
        <w:rPr>
          <w:rFonts w:ascii="Times New Roman" w:hAnsi="Times New Roman" w:cs="Times New Roman"/>
          <w:sz w:val="24"/>
          <w:szCs w:val="24"/>
        </w:rPr>
      </w:pPr>
      <w:hyperlink r:id="rId416" w:history="1">
        <w:r w:rsidR="00E537EA" w:rsidRPr="00E537EA">
          <w:rPr>
            <w:rStyle w:val="Hyperlink"/>
            <w:rFonts w:ascii="Times New Roman" w:hAnsi="Times New Roman" w:cs="Times New Roman"/>
            <w:sz w:val="24"/>
            <w:szCs w:val="24"/>
          </w:rPr>
          <w:t>turn0image0 OR turn0image1 OR turn0image2 OR turn0image3 OR turn0image4 OR turn0image5 OR turn0image6 OR turn0image7</w:t>
        </w:r>
      </w:hyperlink>
    </w:p>
    <w:p w:rsidR="00E537EA" w:rsidRPr="00E537EA" w:rsidRDefault="00917C6C" w:rsidP="00BD7E7B">
      <w:pPr>
        <w:numPr>
          <w:ilvl w:val="0"/>
          <w:numId w:val="18"/>
        </w:numPr>
        <w:rPr>
          <w:rFonts w:ascii="Times New Roman" w:hAnsi="Times New Roman" w:cs="Times New Roman"/>
          <w:sz w:val="24"/>
          <w:szCs w:val="24"/>
        </w:rPr>
      </w:pPr>
      <w:hyperlink r:id="rId417" w:history="1">
        <w:r w:rsidR="00E537EA" w:rsidRPr="00E537EA">
          <w:rPr>
            <w:rStyle w:val="Hyperlink"/>
            <w:rFonts w:ascii="Times New Roman" w:hAnsi="Times New Roman" w:cs="Times New Roman"/>
            <w:sz w:val="24"/>
            <w:szCs w:val="24"/>
          </w:rPr>
          <w:t>insource:/turn0(search|image|news|file)[0-9]+/</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Reference markup bugs: contentReference, oaicite, oai_citation, +1, attached_file, grok_card</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Due to a bug, ChatGPT may add code in the form of :contentReference[oaicite:0]{index=0}, Example+1, or oai_citation in place of links to references in output text.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:contentReference[oaicite:16]{index=16}</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1. **Ethnicity clarification**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:contentReference[oaicite:17]{index=17}</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:contentReference[oaicite:18]{index=18} :contentReference[oaicite:19]{index=19}.</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lastRenderedPageBreak/>
        <w:t xml:space="preserve">    * Denzil Ibbetson’s *Panjab Castes* classifies Sial as Rajputs :contentReference[oaicite:20]{index=20}.</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 Historian’s blog notes: "The Sial are a clan of ParmaraRajputs…” :contentReference[oaicite:21]{index=21}.</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2. :contentReference[oaicite:22]{index=22}</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:contentReference[oaicite:23]{index=23}</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&gt; :contentReference[oaicite:24]{index=24} :contentReference[oaicite:25]{index=25}.</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18"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19" w:tooltip="Talk:Sial (tribe)" w:history="1">
        <w:r w:rsidRPr="00E537EA">
          <w:rPr>
            <w:rStyle w:val="Hyperlink"/>
            <w:rFonts w:ascii="Times New Roman" w:hAnsi="Times New Roman" w:cs="Times New Roman"/>
            <w:sz w:val="24"/>
            <w:szCs w:val="24"/>
          </w:rPr>
          <w:t>Talk:Sial (tribe)</w:t>
        </w:r>
      </w:hyperlink>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w:t>
      </w:r>
      <w:r w:rsidRPr="00E537EA">
        <w:rPr>
          <w:rFonts w:ascii="Segoe UI Emoji" w:hAnsi="Segoe UI Emoji" w:cs="Segoe UI Emoji"/>
          <w:sz w:val="24"/>
          <w:szCs w:val="24"/>
        </w:rPr>
        <w:t>📌</w:t>
      </w:r>
      <w:r w:rsidRPr="00E537EA">
        <w:rPr>
          <w:rFonts w:ascii="Times New Roman" w:hAnsi="Times New Roman" w:cs="Times New Roman"/>
          <w:sz w:val="24"/>
          <w:szCs w:val="24"/>
        </w:rPr>
        <w:t xml:space="preserve"> Key facts needing addition or correction: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1. **Group launch &amp; meetings**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*Independent Together* launched a “Zero Rates Increase Roadshow” on 15 June, with events in Karori, Hataitai, Tawa, and Newtown  [oai_citation:0‡wellington.scoop.co.nz](</w:t>
      </w:r>
      <w:hyperlink r:id="rId420" w:history="1">
        <w:r w:rsidRPr="00E537EA">
          <w:rPr>
            <w:rStyle w:val="Hyperlink"/>
            <w:rFonts w:ascii="Times New Roman" w:hAnsi="Times New Roman" w:cs="Times New Roman"/>
            <w:sz w:val="24"/>
            <w:szCs w:val="24"/>
          </w:rPr>
          <w:t>https://wellington.scoop.co.nz/?p=171473&amp;utm_source=chatgpt.com</w:t>
        </w:r>
      </w:hyperlink>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2. **Zero-rates pledge and platform**</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   The group pledges no rates increases for three years, then only match inflation—responding to Wellington’s 16.9% hike for 2024/25  [oai_citation:1‡en.wikipedia.org](</w:t>
      </w:r>
      <w:hyperlink r:id="rId421" w:history="1">
        <w:r w:rsidRPr="00E537EA">
          <w:rPr>
            <w:rStyle w:val="Hyperlink"/>
            <w:rFonts w:ascii="Times New Roman" w:hAnsi="Times New Roman" w:cs="Times New Roman"/>
            <w:sz w:val="24"/>
            <w:szCs w:val="24"/>
          </w:rPr>
          <w:t>https://en.wikipedia.org/wiki/Independent_Together?utm_source=chatgpt.com</w:t>
        </w:r>
      </w:hyperlink>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22"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23" w:tooltip="Talk:Independent Together" w:history="1">
        <w:r w:rsidRPr="00E537EA">
          <w:rPr>
            <w:rStyle w:val="Hyperlink"/>
            <w:rFonts w:ascii="Times New Roman" w:hAnsi="Times New Roman" w:cs="Times New Roman"/>
            <w:sz w:val="24"/>
            <w:szCs w:val="24"/>
          </w:rPr>
          <w:t>Talk:Independent Together</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This was created conjointly by technical committee ISO/IEC JTC 1/SC 27 (Information security, cybersecurity, and protection of privacy) IT Governance+3ISO+3ISO+3. It belongs to the ISO/IEC 27000 family that talks about information security management systems (ISMS) and related practice controls. Wikipedia+1. The standard gives guidance for information security controls for cloud service providers (CSPs) and cloud service customers (CSCs). Specifically adapted to cloud specific environments like responsibility, virtualization, dynamic provisioning, and multi-tenant infrastructure. Ignyte+3Microsoft Learn+3Google Cloud+3.</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24" w:tooltip="Special:Diff/1325099471"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25" w:tooltip="ISO/IEC 27017" w:history="1">
        <w:r w:rsidRPr="00E537EA">
          <w:rPr>
            <w:rStyle w:val="Hyperlink"/>
            <w:rFonts w:ascii="Times New Roman" w:hAnsi="Times New Roman" w:cs="Times New Roman"/>
            <w:sz w:val="24"/>
            <w:szCs w:val="24"/>
          </w:rPr>
          <w:t>ISO/IEC 27017</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As of fall 2025, tags like [attached_file:1], [web:1] have been seen at the end of sentences. This may be </w:t>
      </w:r>
      <w:hyperlink r:id="rId426" w:tooltip="Perplexity AI" w:history="1">
        <w:r w:rsidRPr="00E537EA">
          <w:rPr>
            <w:rStyle w:val="Hyperlink"/>
            <w:rFonts w:ascii="Times New Roman" w:hAnsi="Times New Roman" w:cs="Times New Roman"/>
            <w:sz w:val="24"/>
            <w:szCs w:val="24"/>
          </w:rPr>
          <w:t>Perplexity</w:t>
        </w:r>
      </w:hyperlink>
      <w:r w:rsidRPr="00E537EA">
        <w:rPr>
          <w:rFonts w:ascii="Times New Roman" w:hAnsi="Times New Roman" w:cs="Times New Roman"/>
          <w:sz w:val="24"/>
          <w:szCs w:val="24"/>
        </w:rPr>
        <w:t>-specific.</w:t>
      </w:r>
      <w:hyperlink r:id="rId427" w:anchor="cite_note-wildperplexityappeared-26" w:history="1">
        <w:r w:rsidRPr="00E537EA">
          <w:rPr>
            <w:rStyle w:val="Hyperlink"/>
            <w:rFonts w:ascii="Times New Roman" w:hAnsi="Times New Roman" w:cs="Times New Roman"/>
            <w:sz w:val="24"/>
            <w:szCs w:val="24"/>
            <w:vertAlign w:val="superscript"/>
          </w:rPr>
          <w:t>[17]</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During his time as CEO, Philip Morris’s reputation management and media relations brought together business and news interests in ways that later became controversial, with effects still debated in contemporary regulatory and legal discussions.[attached_file:1]</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28"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29" w:tooltip="Hamish Maxwell" w:history="1">
        <w:r w:rsidRPr="00E537EA">
          <w:rPr>
            <w:rStyle w:val="Hyperlink"/>
            <w:rFonts w:ascii="Times New Roman" w:hAnsi="Times New Roman" w:cs="Times New Roman"/>
            <w:sz w:val="24"/>
            <w:szCs w:val="24"/>
          </w:rPr>
          <w:t>Hamish Maxwell</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Though Grok-generated text is rare compared to other chatbots, it may sometimes include XML-styled </w:t>
      </w:r>
      <w:r w:rsidRPr="00E537EA">
        <w:rPr>
          <w:rFonts w:ascii="Times New Roman" w:hAnsi="Times New Roman" w:cs="Times New Roman"/>
          <w:i/>
          <w:iCs/>
          <w:sz w:val="24"/>
          <w:szCs w:val="24"/>
        </w:rPr>
        <w:t>grok_card</w:t>
      </w:r>
      <w:r w:rsidRPr="00E537EA">
        <w:rPr>
          <w:rFonts w:ascii="Times New Roman" w:hAnsi="Times New Roman" w:cs="Times New Roman"/>
          <w:sz w:val="24"/>
          <w:szCs w:val="24"/>
        </w:rPr>
        <w:t> tags after citations.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Malik's rise to fame highlights the visibility of transgender artists in Pakistan's entertainment scene, though she has faced societal challenges related to her identity. [...]&lt;grok-card data-id="e8ff4f" data-type="citation_card"&gt;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30" w:tooltip="Special:PermanentLink/1323207968"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31" w:tooltip="Draft:Mehak Malik" w:history="1">
        <w:r w:rsidRPr="00E537EA">
          <w:rPr>
            <w:rStyle w:val="Hyperlink"/>
            <w:rFonts w:ascii="Times New Roman" w:hAnsi="Times New Roman" w:cs="Times New Roman"/>
            <w:sz w:val="24"/>
            <w:szCs w:val="24"/>
          </w:rPr>
          <w:t>Draft:Mehak Malik</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Links to searches</w:t>
      </w:r>
    </w:p>
    <w:p w:rsidR="00E537EA" w:rsidRPr="00E537EA" w:rsidRDefault="00917C6C" w:rsidP="00BD7E7B">
      <w:pPr>
        <w:numPr>
          <w:ilvl w:val="0"/>
          <w:numId w:val="19"/>
        </w:numPr>
        <w:rPr>
          <w:rFonts w:ascii="Times New Roman" w:hAnsi="Times New Roman" w:cs="Times New Roman"/>
          <w:sz w:val="24"/>
          <w:szCs w:val="24"/>
        </w:rPr>
      </w:pPr>
      <w:hyperlink r:id="rId432" w:history="1">
        <w:r w:rsidR="00E537EA" w:rsidRPr="00E537EA">
          <w:rPr>
            <w:rStyle w:val="Hyperlink"/>
            <w:rFonts w:ascii="Times New Roman" w:hAnsi="Times New Roman" w:cs="Times New Roman"/>
            <w:sz w:val="24"/>
            <w:szCs w:val="24"/>
          </w:rPr>
          <w:t>"contentReference" OR "oaicite" OR "oai_citation"</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attribution and attributableIndex</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lastRenderedPageBreak/>
        <w:t>ChatGPT may add </w:t>
      </w:r>
      <w:hyperlink r:id="rId433" w:tooltip="JSON" w:history="1">
        <w:r w:rsidRPr="00E537EA">
          <w:rPr>
            <w:rStyle w:val="Hyperlink"/>
            <w:rFonts w:ascii="Times New Roman" w:hAnsi="Times New Roman" w:cs="Times New Roman"/>
            <w:sz w:val="24"/>
            <w:szCs w:val="24"/>
          </w:rPr>
          <w:t>JSON</w:t>
        </w:r>
      </w:hyperlink>
      <w:r w:rsidRPr="00E537EA">
        <w:rPr>
          <w:rFonts w:ascii="Times New Roman" w:hAnsi="Times New Roman" w:cs="Times New Roman"/>
          <w:sz w:val="24"/>
          <w:szCs w:val="24"/>
        </w:rPr>
        <w:t>-formatted code at the end of sentences in the form of ({"attribution":{"attributableIndex":"X-Y"}}), with X and Y being increasing numeric indices.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^[Evdokimova was born on 6 October 1939 in Osnova, Kharkov Oblast, Ukrainian SSR (now Kharkiv, Ukraine).]({"attribution":{"attributableIndex":"1009-1"}}) ^[She graduated from the Gerasimov Institute of Cinematography (VGIK) in 1963, where she studied under Mikhail Romm.]({"attribution":{"attributableIndex":"1009-2"}}) [oai_citation:0‡IMDb](</w:t>
      </w:r>
      <w:hyperlink r:id="rId434" w:history="1">
        <w:r w:rsidRPr="00E537EA">
          <w:rPr>
            <w:rStyle w:val="Hyperlink"/>
            <w:rFonts w:ascii="Times New Roman" w:hAnsi="Times New Roman" w:cs="Times New Roman"/>
            <w:sz w:val="24"/>
            <w:szCs w:val="24"/>
          </w:rPr>
          <w:t>https://www.imdb.com/name/nm0947835/?utm_source=chatgpt.com</w:t>
        </w:r>
      </w:hyperlink>
      <w:r w:rsidRPr="00E537EA">
        <w:rPr>
          <w:rFonts w:ascii="Times New Roman" w:hAnsi="Times New Roman" w:cs="Times New Roman"/>
          <w:sz w:val="24"/>
          <w:szCs w:val="24"/>
        </w:rPr>
        <w:t>) [oai_citation:1‡maly.ru](</w:t>
      </w:r>
      <w:hyperlink r:id="rId435" w:history="1">
        <w:r w:rsidRPr="00E537EA">
          <w:rPr>
            <w:rStyle w:val="Hyperlink"/>
            <w:rFonts w:ascii="Times New Roman" w:hAnsi="Times New Roman" w:cs="Times New Roman"/>
            <w:sz w:val="24"/>
            <w:szCs w:val="24"/>
          </w:rPr>
          <w:t>https://www.maly.ru/en/people/EvdokimovaA?utm_source=chatgpt.com</w:t>
        </w:r>
      </w:hyperlink>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36" w:tooltip="User:Sohom Datta/attributeIndex" w:history="1">
        <w:r w:rsidRPr="00E537EA">
          <w:rPr>
            <w:rStyle w:val="Hyperlink"/>
            <w:rFonts w:ascii="Times New Roman" w:hAnsi="Times New Roman" w:cs="Times New Roman"/>
            <w:sz w:val="24"/>
            <w:szCs w:val="24"/>
          </w:rPr>
          <w:t>Draft:Aleftina Evdokimova</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Patrick Denice &amp; Jake Rosenfeld, </w:t>
      </w:r>
      <w:hyperlink r:id="rId437" w:history="1">
        <w:r w:rsidRPr="00E537EA">
          <w:rPr>
            <w:rStyle w:val="Hyperlink"/>
            <w:rFonts w:ascii="Times New Roman" w:hAnsi="Times New Roman" w:cs="Times New Roman"/>
            <w:sz w:val="24"/>
            <w:szCs w:val="24"/>
          </w:rPr>
          <w:t>Les syndicats et la rémunération non syndiquée aux États-Unis, 1977–2015</w:t>
        </w:r>
      </w:hyperlink>
      <w:r w:rsidRPr="00E537EA">
        <w:rPr>
          <w:rFonts w:ascii="Times New Roman" w:hAnsi="Times New Roman" w:cs="Times New Roman"/>
          <w:sz w:val="24"/>
          <w:szCs w:val="24"/>
        </w:rPr>
        <w:t>, ‘‘Sociological Science’’ (2018).]({“attribution”:{“attributableIndex”:“3795-0”}})</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38" w:tooltip="fr:Special:Diff/225259294" w:history="1">
        <w:r w:rsidRPr="00E537EA">
          <w:rPr>
            <w:rStyle w:val="Hyperlink"/>
            <w:rFonts w:ascii="Times New Roman" w:hAnsi="Times New Roman" w:cs="Times New Roman"/>
            <w:sz w:val="24"/>
            <w:szCs w:val="24"/>
          </w:rPr>
          <w:t>this diff</w:t>
        </w:r>
      </w:hyperlink>
      <w:r w:rsidRPr="00E537EA">
        <w:rPr>
          <w:rFonts w:ascii="Times New Roman" w:hAnsi="Times New Roman" w:cs="Times New Roman"/>
          <w:sz w:val="24"/>
          <w:szCs w:val="24"/>
        </w:rPr>
        <w:t> to </w:t>
      </w:r>
      <w:hyperlink r:id="rId439" w:tooltip="fr:Syndicalisme aux États-Unis" w:history="1">
        <w:r w:rsidRPr="00E537EA">
          <w:rPr>
            <w:rStyle w:val="Hyperlink"/>
            <w:rFonts w:ascii="Times New Roman" w:hAnsi="Times New Roman" w:cs="Times New Roman"/>
            <w:sz w:val="24"/>
            <w:szCs w:val="24"/>
          </w:rPr>
          <w:t>fr:Syndicalisme aux États-Unis</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Non-existent or out-of-place categories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LLMs may hallucinate non-existent categories, sometimes for generic concepts that </w:t>
      </w:r>
      <w:r w:rsidRPr="00E537EA">
        <w:rPr>
          <w:rFonts w:ascii="Times New Roman" w:hAnsi="Times New Roman" w:cs="Times New Roman"/>
          <w:i/>
          <w:iCs/>
          <w:sz w:val="24"/>
          <w:szCs w:val="24"/>
        </w:rPr>
        <w:t>seem like</w:t>
      </w:r>
      <w:r w:rsidRPr="00E537EA">
        <w:rPr>
          <w:rFonts w:ascii="Times New Roman" w:hAnsi="Times New Roman" w:cs="Times New Roman"/>
          <w:sz w:val="24"/>
          <w:szCs w:val="24"/>
        </w:rPr>
        <w:t> plausible category titles (or </w:t>
      </w:r>
      <w:hyperlink r:id="rId440" w:tooltip="Search engine optimization" w:history="1">
        <w:r w:rsidRPr="00E537EA">
          <w:rPr>
            <w:rStyle w:val="Hyperlink"/>
            <w:rFonts w:ascii="Times New Roman" w:hAnsi="Times New Roman" w:cs="Times New Roman"/>
            <w:sz w:val="24"/>
            <w:szCs w:val="24"/>
          </w:rPr>
          <w:t>SEO</w:t>
        </w:r>
      </w:hyperlink>
      <w:r w:rsidRPr="00E537EA">
        <w:rPr>
          <w:rFonts w:ascii="Times New Roman" w:hAnsi="Times New Roman" w:cs="Times New Roman"/>
          <w:sz w:val="24"/>
          <w:szCs w:val="24"/>
        </w:rPr>
        <w:t> keywords), and sometimes because their training set includes obsolete and renamed categories. These will appear as </w:t>
      </w:r>
      <w:hyperlink r:id="rId441" w:tooltip="Wikipedia:REDNOT" w:history="1">
        <w:r w:rsidRPr="00E537EA">
          <w:rPr>
            <w:rStyle w:val="Hyperlink"/>
            <w:rFonts w:ascii="Times New Roman" w:hAnsi="Times New Roman" w:cs="Times New Roman"/>
            <w:sz w:val="24"/>
            <w:szCs w:val="24"/>
          </w:rPr>
          <w:t>red links</w:t>
        </w:r>
      </w:hyperlink>
      <w:r w:rsidRPr="00E537EA">
        <w:rPr>
          <w:rFonts w:ascii="Times New Roman" w:hAnsi="Times New Roman" w:cs="Times New Roman"/>
          <w:sz w:val="24"/>
          <w:szCs w:val="24"/>
        </w:rPr>
        <w:t>. You may also find category redirects, such as the longtime spammer favorite </w:t>
      </w:r>
      <w:hyperlink r:id="rId442" w:tooltip="Category:Entrepreneurs" w:history="1">
        <w:r w:rsidRPr="00E537EA">
          <w:rPr>
            <w:rStyle w:val="Hyperlink"/>
            <w:rFonts w:ascii="Times New Roman" w:hAnsi="Times New Roman" w:cs="Times New Roman"/>
            <w:sz w:val="24"/>
            <w:szCs w:val="24"/>
          </w:rPr>
          <w:t>Category:Entrepreneurs</w:t>
        </w:r>
      </w:hyperlink>
      <w:r w:rsidRPr="00E537EA">
        <w:rPr>
          <w:rFonts w:ascii="Times New Roman" w:hAnsi="Times New Roman" w:cs="Times New Roman"/>
          <w:sz w:val="24"/>
          <w:szCs w:val="24"/>
        </w:rPr>
        <w:t>. Sometimes, broken categories may be deleted by reviewers, so if you suspect a page may be LLM-generated, it may be worth checking earlier revisions.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Of course, none of this section should be treated as a hard-and-fast rule. New users are unlikely to know about Wikipedia's style guidelines for these sections, and returning editors may be used to old categories that have since been deleted.</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t>
      </w:r>
      <w:r w:rsidRPr="00E537EA">
        <w:rPr>
          <w:rFonts w:ascii="Times New Roman" w:hAnsi="Times New Roman" w:cs="Times New Roman"/>
          <w:b/>
          <w:bCs/>
          <w:sz w:val="24"/>
          <w:szCs w:val="24"/>
        </w:rPr>
        <w:t>Category</w:t>
      </w:r>
      <w:r w:rsidRPr="00E537EA">
        <w:rPr>
          <w:rFonts w:ascii="Times New Roman" w:hAnsi="Times New Roman" w:cs="Times New Roman"/>
          <w:sz w:val="24"/>
          <w:szCs w:val="24"/>
        </w:rPr>
        <w:t>:</w:t>
      </w:r>
      <w:r w:rsidRPr="00E537EA">
        <w:rPr>
          <w:rFonts w:ascii="Times New Roman" w:hAnsi="Times New Roman" w:cs="Times New Roman"/>
          <w:b/>
          <w:bCs/>
          <w:sz w:val="24"/>
          <w:szCs w:val="24"/>
        </w:rPr>
        <w:t>American hip hop musicians</w:t>
      </w:r>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43" w:tooltip="Special:PermanentLink/1304282215"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44" w:tooltip="Draft:Paytra" w:history="1">
        <w:r w:rsidRPr="00E537EA">
          <w:rPr>
            <w:rStyle w:val="Hyperlink"/>
            <w:rFonts w:ascii="Times New Roman" w:hAnsi="Times New Roman" w:cs="Times New Roman"/>
            <w:sz w:val="24"/>
            <w:szCs w:val="24"/>
          </w:rPr>
          <w:t>Draft:Paytra</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rather than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t>
      </w:r>
      <w:r w:rsidRPr="00E537EA">
        <w:rPr>
          <w:rFonts w:ascii="Times New Roman" w:hAnsi="Times New Roman" w:cs="Times New Roman"/>
          <w:b/>
          <w:bCs/>
          <w:sz w:val="24"/>
          <w:szCs w:val="24"/>
        </w:rPr>
        <w:t>Category</w:t>
      </w:r>
      <w:r w:rsidRPr="00E537EA">
        <w:rPr>
          <w:rFonts w:ascii="Times New Roman" w:hAnsi="Times New Roman" w:cs="Times New Roman"/>
          <w:sz w:val="24"/>
          <w:szCs w:val="24"/>
        </w:rPr>
        <w:t>:</w:t>
      </w:r>
      <w:r w:rsidRPr="00E537EA">
        <w:rPr>
          <w:rFonts w:ascii="Times New Roman" w:hAnsi="Times New Roman" w:cs="Times New Roman"/>
          <w:b/>
          <w:bCs/>
          <w:sz w:val="24"/>
          <w:szCs w:val="24"/>
        </w:rPr>
        <w:t>American hip-hop musicians</w:t>
      </w:r>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Non-existent templates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LLMs often hallucinate non-existent templates (especially plausible-sounding types of </w:t>
      </w:r>
      <w:hyperlink r:id="rId445" w:tooltip="Wikipedia:Infoboxes" w:history="1">
        <w:r w:rsidRPr="00E537EA">
          <w:rPr>
            <w:rStyle w:val="Hyperlink"/>
            <w:rFonts w:ascii="Times New Roman" w:hAnsi="Times New Roman" w:cs="Times New Roman"/>
            <w:sz w:val="24"/>
            <w:szCs w:val="24"/>
          </w:rPr>
          <w:t>infoboxes</w:t>
        </w:r>
      </w:hyperlink>
      <w:r w:rsidRPr="00E537EA">
        <w:rPr>
          <w:rFonts w:ascii="Times New Roman" w:hAnsi="Times New Roman" w:cs="Times New Roman"/>
          <w:sz w:val="24"/>
          <w:szCs w:val="24"/>
        </w:rPr>
        <w:t>) and template parameters. These will also appear as red links, and non-existent template parameters in existing templates have no effect. LLMs may also use templates that were deleted after their knowledge cutoff date.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t>
      </w:r>
      <w:r w:rsidRPr="00E537EA">
        <w:rPr>
          <w:rFonts w:ascii="Times New Roman" w:hAnsi="Times New Roman" w:cs="Times New Roman"/>
          <w:b/>
          <w:bCs/>
          <w:sz w:val="24"/>
          <w:szCs w:val="24"/>
        </w:rPr>
        <w:t>Infobox ancient population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name = Gangetic Hunter-Gatherer (GHG)</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image = [[</w:t>
      </w:r>
      <w:r w:rsidRPr="00E537EA">
        <w:rPr>
          <w:rFonts w:ascii="Times New Roman" w:hAnsi="Times New Roman" w:cs="Times New Roman"/>
          <w:b/>
          <w:bCs/>
          <w:sz w:val="24"/>
          <w:szCs w:val="24"/>
        </w:rPr>
        <w:t>File</w:t>
      </w:r>
      <w:r w:rsidRPr="00E537EA">
        <w:rPr>
          <w:rFonts w:ascii="Times New Roman" w:hAnsi="Times New Roman" w:cs="Times New Roman"/>
          <w:sz w:val="24"/>
          <w:szCs w:val="24"/>
        </w:rPr>
        <w:t>:</w:t>
      </w:r>
      <w:r w:rsidRPr="00E537EA">
        <w:rPr>
          <w:rFonts w:ascii="Times New Roman" w:hAnsi="Times New Roman" w:cs="Times New Roman"/>
          <w:b/>
          <w:bCs/>
          <w:sz w:val="24"/>
          <w:szCs w:val="24"/>
        </w:rPr>
        <w:t>GHG_reconstruction.png</w:t>
      </w:r>
      <w:r w:rsidRPr="00E537EA">
        <w:rPr>
          <w:rFonts w:ascii="Times New Roman" w:hAnsi="Times New Roman" w:cs="Times New Roman"/>
          <w:sz w:val="24"/>
          <w:szCs w:val="24"/>
        </w:rPr>
        <w:t>|250px]]</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caption = Artistic reconstruction of a Gangetic Hunter-Gatherer male, based on Mesolithic skeletal data from the Ganga Valley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regions = Ganga Valley (from Haryana to Bengal, between the Vindhyas and Himalayas)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period = Mesolithic–Early Neolithic (10,000–5,000 BCE)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lastRenderedPageBreak/>
        <w:t>| descendants = Gangetic peoples, Indus Valley Civilisation, South Indian populations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archaeological_sites = Bhimbetka, Sarai Nahar Rai, Mahadaha, Jhusi, Chirand</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46" w:tooltip="Special:PermanentLink/1326132735"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47" w:tooltip="Draft:Gangetic hunter-gatherers" w:history="1">
        <w:r w:rsidRPr="00E537EA">
          <w:rPr>
            <w:rStyle w:val="Hyperlink"/>
            <w:rFonts w:ascii="Times New Roman" w:hAnsi="Times New Roman" w:cs="Times New Roman"/>
            <w:sz w:val="24"/>
            <w:szCs w:val="24"/>
          </w:rPr>
          <w:t>Draft:Gangetic hunter-gatherers</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rather than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t>
      </w:r>
      <w:r w:rsidRPr="00E537EA">
        <w:rPr>
          <w:rFonts w:ascii="Times New Roman" w:hAnsi="Times New Roman" w:cs="Times New Roman"/>
          <w:b/>
          <w:bCs/>
          <w:sz w:val="24"/>
          <w:szCs w:val="24"/>
        </w:rPr>
        <w:t>Infobox archaeological culture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name = Gangetic Hunter-Gatherer (GHG)</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map = [[</w:t>
      </w:r>
      <w:r w:rsidRPr="00E537EA">
        <w:rPr>
          <w:rFonts w:ascii="Times New Roman" w:hAnsi="Times New Roman" w:cs="Times New Roman"/>
          <w:b/>
          <w:bCs/>
          <w:sz w:val="24"/>
          <w:szCs w:val="24"/>
        </w:rPr>
        <w:t>File</w:t>
      </w:r>
      <w:r w:rsidRPr="00E537EA">
        <w:rPr>
          <w:rFonts w:ascii="Times New Roman" w:hAnsi="Times New Roman" w:cs="Times New Roman"/>
          <w:sz w:val="24"/>
          <w:szCs w:val="24"/>
        </w:rPr>
        <w:t>:</w:t>
      </w:r>
      <w:r w:rsidRPr="00E537EA">
        <w:rPr>
          <w:rFonts w:ascii="Times New Roman" w:hAnsi="Times New Roman" w:cs="Times New Roman"/>
          <w:b/>
          <w:bCs/>
          <w:sz w:val="24"/>
          <w:szCs w:val="24"/>
        </w:rPr>
        <w:t>GHG_reconstruction.png</w:t>
      </w:r>
      <w:r w:rsidRPr="00E537EA">
        <w:rPr>
          <w:rFonts w:ascii="Times New Roman" w:hAnsi="Times New Roman" w:cs="Times New Roman"/>
          <w:sz w:val="24"/>
          <w:szCs w:val="24"/>
        </w:rPr>
        <w:t>|250px]]</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mapcaption = Artistic reconstruction of a Gangetic Hunter-Gatherer male, based on Mesolithic skeletal data from the Ganga Valley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region = Ganga Valley (from Haryana to Bengal, between the Vindhyas and Himalayas)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period = Mesolithic–Early Neolithic (10,000–5,000 BCE)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followedby = Gangetic peoples, Indus Valley Civilisation, South Indian populations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majorsites = Bhimbetka, Sarai Nahar Rai, Mahadaha, Jhusi, Chirand</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Citations</w:t>
      </w:r>
    </w:p>
    <w:p w:rsidR="00E537EA" w:rsidRPr="00E537EA" w:rsidRDefault="00E537EA" w:rsidP="00E537EA">
      <w:pPr>
        <w:rPr>
          <w:rFonts w:ascii="Times New Roman" w:hAnsi="Times New Roman" w:cs="Times New Roman"/>
          <w:i/>
          <w:iCs/>
          <w:sz w:val="24"/>
          <w:szCs w:val="24"/>
        </w:rPr>
      </w:pPr>
      <w:r w:rsidRPr="00E537EA">
        <w:rPr>
          <w:rFonts w:ascii="Times New Roman" w:hAnsi="Times New Roman" w:cs="Times New Roman"/>
          <w:i/>
          <w:iCs/>
          <w:sz w:val="24"/>
          <w:szCs w:val="24"/>
        </w:rPr>
        <w:t>For non-AI-specific guidance about this, see </w:t>
      </w:r>
      <w:hyperlink r:id="rId448" w:tooltip="Wikipedia:Fictitious references" w:history="1">
        <w:r w:rsidRPr="00E537EA">
          <w:rPr>
            <w:rStyle w:val="Hyperlink"/>
            <w:rFonts w:ascii="Times New Roman" w:hAnsi="Times New Roman" w:cs="Times New Roman"/>
            <w:i/>
            <w:iCs/>
            <w:sz w:val="24"/>
            <w:szCs w:val="24"/>
          </w:rPr>
          <w:t>Wikipedia:Fictitious references</w:t>
        </w:r>
      </w:hyperlink>
      <w:r w:rsidRPr="00E537EA">
        <w:rPr>
          <w:rFonts w:ascii="Times New Roman" w:hAnsi="Times New Roman" w:cs="Times New Roman"/>
          <w:i/>
          <w:iCs/>
          <w:sz w:val="24"/>
          <w:szCs w:val="24"/>
        </w:rPr>
        <w:t>.</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Broken external links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If a new article or draft has multiple citations with external links, and several of them are broken (e.g., returning </w:t>
      </w:r>
      <w:hyperlink r:id="rId449" w:tooltip="404 error" w:history="1">
        <w:r w:rsidRPr="00E537EA">
          <w:rPr>
            <w:rStyle w:val="Hyperlink"/>
            <w:rFonts w:ascii="Times New Roman" w:hAnsi="Times New Roman" w:cs="Times New Roman"/>
            <w:sz w:val="24"/>
            <w:szCs w:val="24"/>
          </w:rPr>
          <w:t>404 errors</w:t>
        </w:r>
      </w:hyperlink>
      <w:r w:rsidRPr="00E537EA">
        <w:rPr>
          <w:rFonts w:ascii="Times New Roman" w:hAnsi="Times New Roman" w:cs="Times New Roman"/>
          <w:sz w:val="24"/>
          <w:szCs w:val="24"/>
        </w:rPr>
        <w:t>), this is a strong sign of an AI-generated page, particularly if the dead links are not found in website archiving sites like </w:t>
      </w:r>
      <w:hyperlink r:id="rId450" w:tooltip="Internet Archive" w:history="1">
        <w:r w:rsidRPr="00E537EA">
          <w:rPr>
            <w:rStyle w:val="Hyperlink"/>
            <w:rFonts w:ascii="Times New Roman" w:hAnsi="Times New Roman" w:cs="Times New Roman"/>
            <w:sz w:val="24"/>
            <w:szCs w:val="24"/>
          </w:rPr>
          <w:t>Internet Archive</w:t>
        </w:r>
      </w:hyperlink>
      <w:r w:rsidRPr="00E537EA">
        <w:rPr>
          <w:rFonts w:ascii="Times New Roman" w:hAnsi="Times New Roman" w:cs="Times New Roman"/>
          <w:sz w:val="24"/>
          <w:szCs w:val="24"/>
        </w:rPr>
        <w:t> or </w:t>
      </w:r>
      <w:hyperlink r:id="rId451" w:tooltip="Archive Today" w:history="1">
        <w:r w:rsidRPr="00E537EA">
          <w:rPr>
            <w:rStyle w:val="Hyperlink"/>
            <w:rFonts w:ascii="Times New Roman" w:hAnsi="Times New Roman" w:cs="Times New Roman"/>
            <w:sz w:val="24"/>
            <w:szCs w:val="24"/>
          </w:rPr>
          <w:t>Archive Today</w:t>
        </w:r>
      </w:hyperlink>
      <w:r w:rsidRPr="00E537EA">
        <w:rPr>
          <w:rFonts w:ascii="Times New Roman" w:hAnsi="Times New Roman" w:cs="Times New Roman"/>
          <w:sz w:val="24"/>
          <w:szCs w:val="24"/>
        </w:rPr>
        <w:t>. Most links </w:t>
      </w:r>
      <w:hyperlink r:id="rId452" w:tooltip="Link rot" w:history="1">
        <w:r w:rsidRPr="00E537EA">
          <w:rPr>
            <w:rStyle w:val="Hyperlink"/>
            <w:rFonts w:ascii="Times New Roman" w:hAnsi="Times New Roman" w:cs="Times New Roman"/>
            <w:sz w:val="24"/>
            <w:szCs w:val="24"/>
          </w:rPr>
          <w:t>become broken over time</w:t>
        </w:r>
      </w:hyperlink>
      <w:r w:rsidRPr="00E537EA">
        <w:rPr>
          <w:rFonts w:ascii="Times New Roman" w:hAnsi="Times New Roman" w:cs="Times New Roman"/>
          <w:sz w:val="24"/>
          <w:szCs w:val="24"/>
        </w:rPr>
        <w:t>, but these factors make it unlikely that the link was ever real.</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Invalid DOI and ISBNs</w:t>
      </w:r>
    </w:p>
    <w:p w:rsidR="00E537EA" w:rsidRPr="00E537EA" w:rsidRDefault="00E537EA" w:rsidP="00E537EA">
      <w:pPr>
        <w:rPr>
          <w:rFonts w:ascii="Times New Roman" w:hAnsi="Times New Roman" w:cs="Times New Roman"/>
          <w:i/>
          <w:iCs/>
          <w:sz w:val="24"/>
          <w:szCs w:val="24"/>
        </w:rPr>
      </w:pPr>
      <w:r w:rsidRPr="00E537EA">
        <w:rPr>
          <w:rFonts w:ascii="Times New Roman" w:hAnsi="Times New Roman" w:cs="Times New Roman"/>
          <w:i/>
          <w:iCs/>
          <w:sz w:val="24"/>
          <w:szCs w:val="24"/>
        </w:rPr>
        <w:t>For non-AI-specific guidance about DOI and ISBNs, see </w:t>
      </w:r>
      <w:hyperlink r:id="rId453" w:tooltip="Wikipedia:DOI" w:history="1">
        <w:r w:rsidRPr="00E537EA">
          <w:rPr>
            <w:rStyle w:val="Hyperlink"/>
            <w:rFonts w:ascii="Times New Roman" w:hAnsi="Times New Roman" w:cs="Times New Roman"/>
            <w:i/>
            <w:iCs/>
            <w:sz w:val="24"/>
            <w:szCs w:val="24"/>
          </w:rPr>
          <w:t>Wikipedia:DOI</w:t>
        </w:r>
      </w:hyperlink>
      <w:r w:rsidRPr="00E537EA">
        <w:rPr>
          <w:rFonts w:ascii="Times New Roman" w:hAnsi="Times New Roman" w:cs="Times New Roman"/>
          <w:i/>
          <w:iCs/>
          <w:sz w:val="24"/>
          <w:szCs w:val="24"/>
        </w:rPr>
        <w:t> and </w:t>
      </w:r>
      <w:hyperlink r:id="rId454" w:tooltip="Wikipedia:ISBN" w:history="1">
        <w:r w:rsidRPr="00E537EA">
          <w:rPr>
            <w:rStyle w:val="Hyperlink"/>
            <w:rFonts w:ascii="Times New Roman" w:hAnsi="Times New Roman" w:cs="Times New Roman"/>
            <w:i/>
            <w:iCs/>
            <w:sz w:val="24"/>
            <w:szCs w:val="24"/>
          </w:rPr>
          <w:t>Wikipedia:ISBN</w:t>
        </w:r>
      </w:hyperlink>
      <w:r w:rsidRPr="00E537EA">
        <w:rPr>
          <w:rFonts w:ascii="Times New Roman" w:hAnsi="Times New Roman" w:cs="Times New Roman"/>
          <w:i/>
          <w:iCs/>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 </w:t>
      </w:r>
      <w:hyperlink r:id="rId455" w:tooltip="Checksum" w:history="1">
        <w:r w:rsidRPr="00E537EA">
          <w:rPr>
            <w:rStyle w:val="Hyperlink"/>
            <w:rFonts w:ascii="Times New Roman" w:hAnsi="Times New Roman" w:cs="Times New Roman"/>
            <w:sz w:val="24"/>
            <w:szCs w:val="24"/>
          </w:rPr>
          <w:t>checksum</w:t>
        </w:r>
      </w:hyperlink>
      <w:r w:rsidRPr="00E537EA">
        <w:rPr>
          <w:rFonts w:ascii="Times New Roman" w:hAnsi="Times New Roman" w:cs="Times New Roman"/>
          <w:sz w:val="24"/>
          <w:szCs w:val="24"/>
        </w:rPr>
        <w:t> can be used to verify </w:t>
      </w:r>
      <w:hyperlink r:id="rId456" w:tooltip="ISBN" w:history="1">
        <w:r w:rsidRPr="00E537EA">
          <w:rPr>
            <w:rStyle w:val="Hyperlink"/>
            <w:rFonts w:ascii="Times New Roman" w:hAnsi="Times New Roman" w:cs="Times New Roman"/>
            <w:sz w:val="24"/>
            <w:szCs w:val="24"/>
          </w:rPr>
          <w:t>ISBNs</w:t>
        </w:r>
      </w:hyperlink>
      <w:r w:rsidRPr="00E537EA">
        <w:rPr>
          <w:rFonts w:ascii="Times New Roman" w:hAnsi="Times New Roman" w:cs="Times New Roman"/>
          <w:sz w:val="24"/>
          <w:szCs w:val="24"/>
        </w:rPr>
        <w:t>. An invalid checksum is a very likely sign that an ISBN is incorrect, and citation templates display </w:t>
      </w:r>
      <w:hyperlink r:id="rId457" w:anchor="bad_isbn" w:tooltip="Help:CS1 errors" w:history="1">
        <w:r w:rsidRPr="00E537EA">
          <w:rPr>
            <w:rStyle w:val="Hyperlink"/>
            <w:rFonts w:ascii="Times New Roman" w:hAnsi="Times New Roman" w:cs="Times New Roman"/>
            <w:sz w:val="24"/>
            <w:szCs w:val="24"/>
          </w:rPr>
          <w:t>a warning</w:t>
        </w:r>
      </w:hyperlink>
      <w:r w:rsidRPr="00E537EA">
        <w:rPr>
          <w:rFonts w:ascii="Times New Roman" w:hAnsi="Times New Roman" w:cs="Times New Roman"/>
          <w:sz w:val="24"/>
          <w:szCs w:val="24"/>
        </w:rPr>
        <w:t> if so. Similarly, </w:t>
      </w:r>
      <w:hyperlink r:id="rId458" w:tooltip="Digital object identifier" w:history="1">
        <w:r w:rsidRPr="00E537EA">
          <w:rPr>
            <w:rStyle w:val="Hyperlink"/>
            <w:rFonts w:ascii="Times New Roman" w:hAnsi="Times New Roman" w:cs="Times New Roman"/>
            <w:sz w:val="24"/>
            <w:szCs w:val="24"/>
          </w:rPr>
          <w:t>DOIs</w:t>
        </w:r>
      </w:hyperlink>
      <w:r w:rsidRPr="00E537EA">
        <w:rPr>
          <w:rFonts w:ascii="Times New Roman" w:hAnsi="Times New Roman" w:cs="Times New Roman"/>
          <w:sz w:val="24"/>
          <w:szCs w:val="24"/>
        </w:rPr>
        <w:t> are more resistant to link rot than regular hyperlinks. Unresolvable DOIs and invalid ISBNs can be indicators of </w:t>
      </w:r>
      <w:hyperlink r:id="rId459" w:tooltip="Hallucination (AI)" w:history="1">
        <w:r w:rsidRPr="00E537EA">
          <w:rPr>
            <w:rStyle w:val="Hyperlink"/>
            <w:rFonts w:ascii="Times New Roman" w:hAnsi="Times New Roman" w:cs="Times New Roman"/>
            <w:sz w:val="24"/>
            <w:szCs w:val="24"/>
          </w:rPr>
          <w:t>hallucinated</w:t>
        </w:r>
      </w:hyperlink>
      <w:r w:rsidRPr="00E537EA">
        <w:rPr>
          <w:rFonts w:ascii="Times New Roman" w:hAnsi="Times New Roman" w:cs="Times New Roman"/>
          <w:sz w:val="24"/>
          <w:szCs w:val="24"/>
        </w:rPr>
        <w:t> references.</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Outdated </w:t>
      </w:r>
      <w:r w:rsidRPr="00E537EA">
        <w:rPr>
          <w:rFonts w:ascii="Times New Roman" w:hAnsi="Times New Roman" w:cs="Times New Roman"/>
          <w:b/>
          <w:bCs/>
          <w:i/>
          <w:iCs/>
          <w:sz w:val="24"/>
          <w:szCs w:val="24"/>
        </w:rPr>
        <w:t>access-date</w:t>
      </w:r>
      <w:r w:rsidRPr="00E537EA">
        <w:rPr>
          <w:rFonts w:ascii="Times New Roman" w:hAnsi="Times New Roman" w:cs="Times New Roman"/>
          <w:b/>
          <w:bCs/>
          <w:sz w:val="24"/>
          <w:szCs w:val="24"/>
        </w:rPr>
        <w:t>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In some AI-assisted text, citations may include an </w:t>
      </w:r>
      <w:r w:rsidRPr="00E537EA">
        <w:rPr>
          <w:rFonts w:ascii="Times New Roman" w:hAnsi="Times New Roman" w:cs="Times New Roman"/>
          <w:i/>
          <w:iCs/>
          <w:sz w:val="24"/>
          <w:szCs w:val="24"/>
        </w:rPr>
        <w:t>access-date</w:t>
      </w:r>
      <w:r w:rsidRPr="00E537EA">
        <w:rPr>
          <w:rFonts w:ascii="Times New Roman" w:hAnsi="Times New Roman" w:cs="Times New Roman"/>
          <w:sz w:val="24"/>
          <w:szCs w:val="24"/>
        </w:rPr>
        <w:t> by default, but the date can look unexpectedly old relative to when the edit was made (for example, an article created in December 2025 containing multiple citations with |access-date=12 December 2024). If a large number of citations share the same old </w:t>
      </w:r>
      <w:r w:rsidRPr="00E537EA">
        <w:rPr>
          <w:rFonts w:ascii="Times New Roman" w:hAnsi="Times New Roman" w:cs="Times New Roman"/>
          <w:i/>
          <w:iCs/>
          <w:sz w:val="24"/>
          <w:szCs w:val="24"/>
        </w:rPr>
        <w:t>access-date</w:t>
      </w:r>
      <w:r w:rsidRPr="00E537EA">
        <w:rPr>
          <w:rFonts w:ascii="Times New Roman" w:hAnsi="Times New Roman" w:cs="Times New Roman"/>
          <w:sz w:val="24"/>
          <w:szCs w:val="24"/>
        </w:rPr>
        <w:t> this can be a sign of AI-assisted text. This is not proof by itself, but it can be a useful </w:t>
      </w:r>
      <w:r w:rsidRPr="00E537EA">
        <w:rPr>
          <w:rFonts w:ascii="Times New Roman" w:hAnsi="Times New Roman" w:cs="Times New Roman"/>
          <w:i/>
          <w:iCs/>
          <w:sz w:val="24"/>
          <w:szCs w:val="24"/>
        </w:rPr>
        <w:t>pattern to check</w:t>
      </w:r>
      <w:r w:rsidRPr="00E537EA">
        <w:rPr>
          <w:rFonts w:ascii="Times New Roman" w:hAnsi="Times New Roman" w:cs="Times New Roman"/>
          <w:sz w:val="24"/>
          <w:szCs w:val="24"/>
        </w:rPr>
        <w:t> when combined with other signs of low-quality drafting. Note that older </w:t>
      </w:r>
      <w:r w:rsidRPr="00E537EA">
        <w:rPr>
          <w:rFonts w:ascii="Times New Roman" w:hAnsi="Times New Roman" w:cs="Times New Roman"/>
          <w:i/>
          <w:iCs/>
          <w:sz w:val="24"/>
          <w:szCs w:val="24"/>
        </w:rPr>
        <w:t>access-date</w:t>
      </w:r>
      <w:r w:rsidRPr="00E537EA">
        <w:rPr>
          <w:rFonts w:ascii="Times New Roman" w:hAnsi="Times New Roman" w:cs="Times New Roman"/>
          <w:sz w:val="24"/>
          <w:szCs w:val="24"/>
        </w:rPr>
        <w:t> values can occur legitimately (copied citations, offline work, batch moves/merges).</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DOIs that lead to unrelated articles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 LLM may generate references to non-existent scholarly articles with DOIs that appear valid but are, in reality, assigned to unrelated articles. Example passage generated by ChatGPT: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lastRenderedPageBreak/>
        <w:t>Ohm’s Law applies to many materials and components that are "ohmic," meaning their resistance remains constant regardless of the applied voltage or current. However, it does not hold for non-linear devices like diodes or transistors [1][2].</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1. M. E. Van Valkenburg, “The validity and limitations of Ohm’s law in non-linear circuits,” Proceedings of the IEEE, vol. 62, no. 6, pp. 769–770, Jun. 1974. </w:t>
      </w:r>
      <w:hyperlink r:id="rId460" w:tooltip="Doi (identifier)" w:history="1">
        <w:r w:rsidRPr="00E537EA">
          <w:rPr>
            <w:rStyle w:val="Hyperlink"/>
            <w:rFonts w:ascii="Times New Roman" w:hAnsi="Times New Roman" w:cs="Times New Roman"/>
            <w:sz w:val="24"/>
            <w:szCs w:val="24"/>
          </w:rPr>
          <w:t>doi</w:t>
        </w:r>
      </w:hyperlink>
      <w:r w:rsidRPr="00E537EA">
        <w:rPr>
          <w:rFonts w:ascii="Times New Roman" w:hAnsi="Times New Roman" w:cs="Times New Roman"/>
          <w:sz w:val="24"/>
          <w:szCs w:val="24"/>
        </w:rPr>
        <w:t>:</w:t>
      </w:r>
      <w:hyperlink r:id="rId461" w:history="1">
        <w:r w:rsidRPr="00E537EA">
          <w:rPr>
            <w:rStyle w:val="Hyperlink"/>
            <w:rFonts w:ascii="Times New Roman" w:hAnsi="Times New Roman" w:cs="Times New Roman"/>
            <w:sz w:val="24"/>
            <w:szCs w:val="24"/>
          </w:rPr>
          <w:t>10.1109/PROC.1974.9547</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2. C. L. Fortescue, “Ohm’s Law in alternating current circuits,” Proceedings of the IEEE, vol. 55, no. 11, pp. 1934–1936, Nov. 1967. </w:t>
      </w:r>
      <w:hyperlink r:id="rId462" w:tooltip="Doi (identifier)" w:history="1">
        <w:r w:rsidRPr="00E537EA">
          <w:rPr>
            <w:rStyle w:val="Hyperlink"/>
            <w:rFonts w:ascii="Times New Roman" w:hAnsi="Times New Roman" w:cs="Times New Roman"/>
            <w:sz w:val="24"/>
            <w:szCs w:val="24"/>
          </w:rPr>
          <w:t>doi</w:t>
        </w:r>
      </w:hyperlink>
      <w:r w:rsidRPr="00E537EA">
        <w:rPr>
          <w:rFonts w:ascii="Times New Roman" w:hAnsi="Times New Roman" w:cs="Times New Roman"/>
          <w:sz w:val="24"/>
          <w:szCs w:val="24"/>
        </w:rPr>
        <w:t>:</w:t>
      </w:r>
      <w:hyperlink r:id="rId463" w:history="1">
        <w:r w:rsidRPr="00E537EA">
          <w:rPr>
            <w:rStyle w:val="Hyperlink"/>
            <w:rFonts w:ascii="Times New Roman" w:hAnsi="Times New Roman" w:cs="Times New Roman"/>
            <w:sz w:val="24"/>
            <w:szCs w:val="24"/>
          </w:rPr>
          <w:t>10.1109/PROC.1967.6033</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Both </w:t>
      </w:r>
      <w:r w:rsidRPr="00E537EA">
        <w:rPr>
          <w:rFonts w:ascii="Times New Roman" w:hAnsi="Times New Roman" w:cs="Times New Roman"/>
          <w:i/>
          <w:iCs/>
          <w:sz w:val="24"/>
          <w:szCs w:val="24"/>
        </w:rPr>
        <w:t>Proceedings of the IEEE</w:t>
      </w:r>
      <w:r w:rsidRPr="00E537EA">
        <w:rPr>
          <w:rFonts w:ascii="Times New Roman" w:hAnsi="Times New Roman" w:cs="Times New Roman"/>
          <w:sz w:val="24"/>
          <w:szCs w:val="24"/>
        </w:rPr>
        <w:t> citations are completely made up. The DOIs lead to different citations and have other problems as well. For instance, </w:t>
      </w:r>
      <w:hyperlink r:id="rId464" w:tooltip="Charles LeGeyt Fortescue" w:history="1">
        <w:r w:rsidRPr="00E537EA">
          <w:rPr>
            <w:rStyle w:val="Hyperlink"/>
            <w:rFonts w:ascii="Times New Roman" w:hAnsi="Times New Roman" w:cs="Times New Roman"/>
            <w:sz w:val="24"/>
            <w:szCs w:val="24"/>
          </w:rPr>
          <w:t>C. L. Fortescue</w:t>
        </w:r>
      </w:hyperlink>
      <w:r w:rsidRPr="00E537EA">
        <w:rPr>
          <w:rFonts w:ascii="Times New Roman" w:hAnsi="Times New Roman" w:cs="Times New Roman"/>
          <w:sz w:val="24"/>
          <w:szCs w:val="24"/>
        </w:rPr>
        <w:t> was dead for 30+ years at the purported time of writing, and </w:t>
      </w:r>
      <w:hyperlink r:id="rId465" w:history="1">
        <w:r w:rsidRPr="00E537EA">
          <w:rPr>
            <w:rStyle w:val="Hyperlink"/>
            <w:rFonts w:ascii="Times New Roman" w:hAnsi="Times New Roman" w:cs="Times New Roman"/>
            <w:sz w:val="24"/>
            <w:szCs w:val="24"/>
          </w:rPr>
          <w:t>Vol 55, Issue 11</w:t>
        </w:r>
      </w:hyperlink>
      <w:r w:rsidRPr="00E537EA">
        <w:rPr>
          <w:rFonts w:ascii="Times New Roman" w:hAnsi="Times New Roman" w:cs="Times New Roman"/>
          <w:sz w:val="24"/>
          <w:szCs w:val="24"/>
        </w:rPr>
        <w:t> does not list any articles that match anything remotely close to the information given in reference 2.</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Book citations without page numbers or URLs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LLMs often generate book citations that do not include page numbers. This passage, for example, was generated by ChatGPT: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Ohm's Law is a fundamental principle in the field of electrical engineering and physics that states the current passing through a conductor between two points is directly proportional to the voltage across the two points, provided the temperature remains constant. Mathematically, it is expressed as V=IR, where V is the voltage, I is the current, and R is the resistance. The law was formulated by German physicist Georg Simon Ohm in 1827, and it serves as a cornerstone in the analysis and design of electrical circuits [1].</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1. Dorf, R. C., &amp; Svoboda, J. A. (2010). Introduction to Electric Circuits (8th ed.). Hoboken, NJ: John Wiley &amp; Sons. </w:t>
      </w:r>
      <w:hyperlink r:id="rId466" w:tooltip="ISBN (identifier)" w:history="1">
        <w:r w:rsidRPr="00E537EA">
          <w:rPr>
            <w:rStyle w:val="Hyperlink"/>
            <w:rFonts w:ascii="Times New Roman" w:hAnsi="Times New Roman" w:cs="Times New Roman"/>
            <w:sz w:val="24"/>
            <w:szCs w:val="24"/>
          </w:rPr>
          <w:t>ISBN</w:t>
        </w:r>
      </w:hyperlink>
      <w:r w:rsidRPr="00E537EA">
        <w:rPr>
          <w:rFonts w:ascii="Times New Roman" w:hAnsi="Times New Roman" w:cs="Times New Roman"/>
          <w:sz w:val="24"/>
          <w:szCs w:val="24"/>
        </w:rPr>
        <w:t> </w:t>
      </w:r>
      <w:hyperlink r:id="rId467" w:tooltip="Special:BookSources/9780470521571" w:history="1">
        <w:r w:rsidRPr="00E537EA">
          <w:rPr>
            <w:rStyle w:val="Hyperlink"/>
            <w:rFonts w:ascii="Times New Roman" w:hAnsi="Times New Roman" w:cs="Times New Roman"/>
            <w:sz w:val="24"/>
            <w:szCs w:val="24"/>
          </w:rPr>
          <w:t>9780470521571</w:t>
        </w:r>
      </w:hyperlink>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The book reference appears valid – a book on electric circuits would likely have information about Ohm's law – but without the page number, that citation is not useful for verifying the claims in the prose.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Some LLM-generated book citations include page numbers, and the book exists, but the cited pages do not verify the text. Signs to look out for: the book is on a somewhat general topic or frequently referenced in its field, and the citation does not include a URL (not mandatory for book citations, but editors creating legitimate book citations often include a link to </w:t>
      </w:r>
      <w:hyperlink r:id="rId468" w:anchor="Online_text" w:tooltip="Wikipedia:Book sources" w:history="1">
        <w:r w:rsidRPr="00E537EA">
          <w:rPr>
            <w:rStyle w:val="Hyperlink"/>
            <w:rFonts w:ascii="Times New Roman" w:hAnsi="Times New Roman" w:cs="Times New Roman"/>
            <w:sz w:val="24"/>
            <w:szCs w:val="24"/>
          </w:rPr>
          <w:t>an online version of the text</w:t>
        </w:r>
      </w:hyperlink>
      <w:r w:rsidRPr="00E537EA">
        <w:rPr>
          <w:rFonts w:ascii="Times New Roman" w:hAnsi="Times New Roman" w:cs="Times New Roman"/>
          <w:sz w:val="24"/>
          <w:szCs w:val="24"/>
        </w:rPr>
        <w:t>). Example: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Analysts note that traditionalists often appeal to prudence, stability, and Edmund Burke’s notion of “prescription,” while reactionaries invoke moral urgency and cultural emergency, framing the present as a deviation from an idealized past. [1]</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1. Goldwater, Barry (1960). The Conscience of a Conservative. Victor Publishing. p. 12.</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This may look like a reasonable citation, but searching an </w:t>
      </w:r>
      <w:hyperlink r:id="rId469" w:history="1">
        <w:r w:rsidRPr="00E537EA">
          <w:rPr>
            <w:rStyle w:val="Hyperlink"/>
            <w:rFonts w:ascii="Times New Roman" w:hAnsi="Times New Roman" w:cs="Times New Roman"/>
            <w:sz w:val="24"/>
            <w:szCs w:val="24"/>
          </w:rPr>
          <w:t>online version of the book for "Burke" produces no results</w:t>
        </w:r>
      </w:hyperlink>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Incorrect or unconventional use of references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AI tools may have been prompted to include references, and make an attempt to do so as Wikipedia expects, but fail with some key implementation details or stand out when compared with conventions.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In the below example, note the incorrect attempt at re-using references. The tool used here was not capable of searching for non-confabulated sources (as it was done the day before Bing Deep Search launched) but nonetheless found one real reference. The syntax for re-using the references was incorrect.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In this case, the </w:t>
      </w:r>
      <w:r w:rsidRPr="00E537EA">
        <w:rPr>
          <w:rFonts w:ascii="Times New Roman" w:hAnsi="Times New Roman" w:cs="Times New Roman"/>
          <w:i/>
          <w:iCs/>
          <w:sz w:val="24"/>
          <w:szCs w:val="24"/>
        </w:rPr>
        <w:t>Smith, R. J.</w:t>
      </w:r>
      <w:r w:rsidRPr="00E537EA">
        <w:rPr>
          <w:rFonts w:ascii="Times New Roman" w:hAnsi="Times New Roman" w:cs="Times New Roman"/>
          <w:sz w:val="24"/>
          <w:szCs w:val="24"/>
        </w:rPr>
        <w:t> source – being the "third source" the tool presumably generated the link '</w:t>
      </w:r>
      <w:hyperlink r:id="rId470" w:history="1">
        <w:r w:rsidRPr="00E537EA">
          <w:rPr>
            <w:rStyle w:val="Hyperlink"/>
            <w:rFonts w:ascii="Times New Roman" w:hAnsi="Times New Roman" w:cs="Times New Roman"/>
            <w:sz w:val="24"/>
            <w:szCs w:val="24"/>
          </w:rPr>
          <w:t>https://pubmed.ncbi.nlm.nih.gov/3'</w:t>
        </w:r>
      </w:hyperlink>
      <w:r w:rsidRPr="00E537EA">
        <w:rPr>
          <w:rFonts w:ascii="Times New Roman" w:hAnsi="Times New Roman" w:cs="Times New Roman"/>
          <w:sz w:val="24"/>
          <w:szCs w:val="24"/>
        </w:rPr>
        <w:t xml:space="preserve"> (which has a PMID reference of 3) – is also completely irrelevant to the body of the </w:t>
      </w:r>
      <w:r w:rsidRPr="00E537EA">
        <w:rPr>
          <w:rFonts w:ascii="Times New Roman" w:hAnsi="Times New Roman" w:cs="Times New Roman"/>
          <w:sz w:val="24"/>
          <w:szCs w:val="24"/>
        </w:rPr>
        <w:lastRenderedPageBreak/>
        <w:t>article. The user did not check the reference before they converted it to a {{</w:t>
      </w:r>
      <w:hyperlink r:id="rId471" w:tooltip="Template:Cite journal" w:history="1">
        <w:r w:rsidRPr="00E537EA">
          <w:rPr>
            <w:rStyle w:val="Hyperlink"/>
            <w:rFonts w:ascii="Times New Roman" w:hAnsi="Times New Roman" w:cs="Times New Roman"/>
            <w:sz w:val="24"/>
            <w:szCs w:val="24"/>
          </w:rPr>
          <w:t>cite journal</w:t>
        </w:r>
      </w:hyperlink>
      <w:r w:rsidRPr="00E537EA">
        <w:rPr>
          <w:rFonts w:ascii="Times New Roman" w:hAnsi="Times New Roman" w:cs="Times New Roman"/>
          <w:sz w:val="24"/>
          <w:szCs w:val="24"/>
        </w:rPr>
        <w:t>}} reference, even though the links resolve.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The LLM in this case has diligently included the incorrect re-use syntax after every single full stop.</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For over thirty years, computers have been utilized in the rehabilitation of individuals with brain injuries. Initially, researchers delved into the potential of developing a "prosthetic memory."&lt;</w:t>
      </w:r>
      <w:r w:rsidRPr="00E537EA">
        <w:rPr>
          <w:rFonts w:ascii="Times New Roman" w:hAnsi="Times New Roman" w:cs="Times New Roman"/>
          <w:b/>
          <w:bCs/>
          <w:sz w:val="24"/>
          <w:szCs w:val="24"/>
        </w:rPr>
        <w:t>ref</w:t>
      </w:r>
      <w:r w:rsidRPr="00E537EA">
        <w:rPr>
          <w:rFonts w:ascii="Times New Roman" w:hAnsi="Times New Roman" w:cs="Times New Roman"/>
          <w:sz w:val="24"/>
          <w:szCs w:val="24"/>
        </w:rPr>
        <w:t xml:space="preserve">&gt;Fowler R, Hart J, Sheehan M. A prosthetic memory: an application of the prosthetic environment concept. </w:t>
      </w:r>
      <w:r w:rsidRPr="00E537EA">
        <w:rPr>
          <w:rFonts w:ascii="Times New Roman" w:hAnsi="Times New Roman" w:cs="Times New Roman"/>
          <w:i/>
          <w:iCs/>
          <w:sz w:val="24"/>
          <w:szCs w:val="24"/>
        </w:rPr>
        <w:t>''Rehabil Counseling Bull''</w:t>
      </w:r>
      <w:r w:rsidRPr="00E537EA">
        <w:rPr>
          <w:rFonts w:ascii="Times New Roman" w:hAnsi="Times New Roman" w:cs="Times New Roman"/>
          <w:sz w:val="24"/>
          <w:szCs w:val="24"/>
        </w:rPr>
        <w:t>. 1972;15:80–85.&lt;/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 However, by the early 1980s, the focus shifted towards addressing brain dysfunction through repetitive practice.&lt;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w:t>
      </w:r>
      <w:r w:rsidRPr="00E537EA">
        <w:rPr>
          <w:rFonts w:ascii="Times New Roman" w:hAnsi="Times New Roman" w:cs="Times New Roman"/>
          <w:b/>
          <w:bCs/>
          <w:sz w:val="24"/>
          <w:szCs w:val="24"/>
        </w:rPr>
        <w:t>Cite journal</w:t>
      </w:r>
      <w:r w:rsidRPr="00E537EA">
        <w:rPr>
          <w:rFonts w:ascii="Times New Roman" w:hAnsi="Times New Roman" w:cs="Times New Roman"/>
          <w:sz w:val="24"/>
          <w:szCs w:val="24"/>
        </w:rPr>
        <w:t xml:space="preserve"> |last=Smith |first=R. J. |last2=Bryant |first2=R. G. |date=1975-10-27 |title=Metal substitutions incarbonic anhydrase: a halide ion probe study |url=https://pubmed.ncbi.nlm.nih.gov/3 |journal=Biochemical and Biophysical Research Communications |volume=66 |issue=4 |pages=1281–1286 |doi=10.1016/0006-291x(75)90498-2 |issn=0006-291X |pmid=3}}&lt;/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 Only a few psychologists were developing rehabilitation software for individuals with Traumatic Brain Injury (TBI), resulting in a scarcity of available programs.&lt;</w:t>
      </w:r>
      <w:r w:rsidRPr="00E537EA">
        <w:rPr>
          <w:rFonts w:ascii="Times New Roman" w:hAnsi="Times New Roman" w:cs="Times New Roman"/>
          <w:b/>
          <w:bCs/>
          <w:sz w:val="24"/>
          <w:szCs w:val="24"/>
        </w:rPr>
        <w:t>sup</w:t>
      </w:r>
      <w:r w:rsidRPr="00E537EA">
        <w:rPr>
          <w:rFonts w:ascii="Times New Roman" w:hAnsi="Times New Roman" w:cs="Times New Roman"/>
          <w:sz w:val="24"/>
          <w:szCs w:val="24"/>
        </w:rPr>
        <w:t>&gt;[3]&lt;/</w:t>
      </w:r>
      <w:r w:rsidRPr="00E537EA">
        <w:rPr>
          <w:rFonts w:ascii="Times New Roman" w:hAnsi="Times New Roman" w:cs="Times New Roman"/>
          <w:b/>
          <w:bCs/>
          <w:sz w:val="24"/>
          <w:szCs w:val="24"/>
        </w:rPr>
        <w:t>sup</w:t>
      </w:r>
      <w:r w:rsidRPr="00E537EA">
        <w:rPr>
          <w:rFonts w:ascii="Times New Roman" w:hAnsi="Times New Roman" w:cs="Times New Roman"/>
          <w:sz w:val="24"/>
          <w:szCs w:val="24"/>
        </w:rPr>
        <w:t>&gt; Cognitive rehabilitation specialists opted for commercially available computer games that were visually appealing, engaging, repetitive, and entertaining, theorizing their potential remedial effects on neuropsychological dysfunction.&lt;</w:t>
      </w:r>
      <w:r w:rsidRPr="00E537EA">
        <w:rPr>
          <w:rFonts w:ascii="Times New Roman" w:hAnsi="Times New Roman" w:cs="Times New Roman"/>
          <w:b/>
          <w:bCs/>
          <w:sz w:val="24"/>
          <w:szCs w:val="24"/>
        </w:rPr>
        <w:t>sup</w:t>
      </w:r>
      <w:r w:rsidRPr="00E537EA">
        <w:rPr>
          <w:rFonts w:ascii="Times New Roman" w:hAnsi="Times New Roman" w:cs="Times New Roman"/>
          <w:sz w:val="24"/>
          <w:szCs w:val="24"/>
        </w:rPr>
        <w:t>&gt;[3]&lt;/</w:t>
      </w:r>
      <w:r w:rsidRPr="00E537EA">
        <w:rPr>
          <w:rFonts w:ascii="Times New Roman" w:hAnsi="Times New Roman" w:cs="Times New Roman"/>
          <w:b/>
          <w:bCs/>
          <w:sz w:val="24"/>
          <w:szCs w:val="24"/>
        </w:rPr>
        <w:t>sup</w:t>
      </w:r>
      <w:r w:rsidRPr="00E537EA">
        <w:rPr>
          <w:rFonts w:ascii="Times New Roman" w:hAnsi="Times New Roman" w:cs="Times New Roman"/>
          <w:sz w:val="24"/>
          <w:szCs w:val="24"/>
        </w:rPr>
        <w:t>&gt;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72" w:tooltip="Special:PermanentLink/1188218670"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73" w:tooltip="Cognitive orthotics" w:history="1">
        <w:r w:rsidRPr="00E537EA">
          <w:rPr>
            <w:rStyle w:val="Hyperlink"/>
            <w:rFonts w:ascii="Times New Roman" w:hAnsi="Times New Roman" w:cs="Times New Roman"/>
            <w:sz w:val="24"/>
            <w:szCs w:val="24"/>
          </w:rPr>
          <w:t>Cognitive orthotics</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Some LLMs or chatbot interfaces use the character </w:t>
      </w:r>
      <w:r w:rsidRPr="00E537EA">
        <w:rPr>
          <w:rFonts w:ascii="Cambria Math" w:hAnsi="Cambria Math" w:cs="Cambria Math"/>
          <w:sz w:val="24"/>
          <w:szCs w:val="24"/>
        </w:rPr>
        <w:t>↩</w:t>
      </w:r>
      <w:r w:rsidRPr="00E537EA">
        <w:rPr>
          <w:rFonts w:ascii="Times New Roman" w:hAnsi="Times New Roman" w:cs="Times New Roman"/>
          <w:sz w:val="24"/>
          <w:szCs w:val="24"/>
        </w:rPr>
        <w:t> to indicate footnotes: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References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Would you like help formatting and submitting this to Wikipedia, or do you plan to post it yourself? I can guide you step-by-step through that too.</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Footnotes</w:t>
      </w:r>
    </w:p>
    <w:p w:rsidR="00E537EA" w:rsidRPr="00E537EA" w:rsidRDefault="00E537EA" w:rsidP="00BD7E7B">
      <w:pPr>
        <w:numPr>
          <w:ilvl w:val="0"/>
          <w:numId w:val="20"/>
        </w:numPr>
        <w:rPr>
          <w:rFonts w:ascii="Times New Roman" w:hAnsi="Times New Roman" w:cs="Times New Roman"/>
          <w:sz w:val="24"/>
          <w:szCs w:val="24"/>
        </w:rPr>
      </w:pPr>
      <w:r w:rsidRPr="00E537EA">
        <w:rPr>
          <w:rFonts w:ascii="Times New Roman" w:hAnsi="Times New Roman" w:cs="Times New Roman"/>
          <w:sz w:val="24"/>
          <w:szCs w:val="24"/>
        </w:rPr>
        <w:t>KLAS Research. (2024). </w:t>
      </w:r>
      <w:r w:rsidRPr="00E537EA">
        <w:rPr>
          <w:rFonts w:ascii="Times New Roman" w:hAnsi="Times New Roman" w:cs="Times New Roman"/>
          <w:i/>
          <w:iCs/>
          <w:sz w:val="24"/>
          <w:szCs w:val="24"/>
        </w:rPr>
        <w:t>Top Performing RCM Vendors 2024</w:t>
      </w:r>
      <w:r w:rsidRPr="00E537EA">
        <w:rPr>
          <w:rFonts w:ascii="Times New Roman" w:hAnsi="Times New Roman" w:cs="Times New Roman"/>
          <w:sz w:val="24"/>
          <w:szCs w:val="24"/>
        </w:rPr>
        <w:t xml:space="preserve">. https://klasresearch.com </w:t>
      </w:r>
      <w:r w:rsidRPr="00E537EA">
        <w:rPr>
          <w:rFonts w:ascii="Cambria Math" w:hAnsi="Cambria Math" w:cs="Cambria Math"/>
          <w:sz w:val="24"/>
          <w:szCs w:val="24"/>
        </w:rPr>
        <w:t>↩↩</w:t>
      </w:r>
      <w:r w:rsidRPr="00E537EA">
        <w:rPr>
          <w:rFonts w:ascii="Times New Roman" w:hAnsi="Times New Roman" w:cs="Times New Roman"/>
          <w:sz w:val="24"/>
          <w:szCs w:val="24"/>
          <w:vertAlign w:val="superscript"/>
        </w:rPr>
        <w:t>2</w:t>
      </w:r>
    </w:p>
    <w:p w:rsidR="00E537EA" w:rsidRPr="00E537EA" w:rsidRDefault="00E537EA" w:rsidP="00BD7E7B">
      <w:pPr>
        <w:numPr>
          <w:ilvl w:val="0"/>
          <w:numId w:val="20"/>
        </w:numPr>
        <w:rPr>
          <w:rFonts w:ascii="Times New Roman" w:hAnsi="Times New Roman" w:cs="Times New Roman"/>
          <w:sz w:val="24"/>
          <w:szCs w:val="24"/>
        </w:rPr>
      </w:pPr>
      <w:r w:rsidRPr="00E537EA">
        <w:rPr>
          <w:rFonts w:ascii="Times New Roman" w:hAnsi="Times New Roman" w:cs="Times New Roman"/>
          <w:sz w:val="24"/>
          <w:szCs w:val="24"/>
        </w:rPr>
        <w:t>PR Newswire. (2025, February 18). </w:t>
      </w:r>
      <w:r w:rsidRPr="00E537EA">
        <w:rPr>
          <w:rFonts w:ascii="Times New Roman" w:hAnsi="Times New Roman" w:cs="Times New Roman"/>
          <w:i/>
          <w:iCs/>
          <w:sz w:val="24"/>
          <w:szCs w:val="24"/>
        </w:rPr>
        <w:t>CureMD AI Scribe Launch Announcement</w:t>
      </w:r>
      <w:r w:rsidRPr="00E537EA">
        <w:rPr>
          <w:rFonts w:ascii="Times New Roman" w:hAnsi="Times New Roman" w:cs="Times New Roman"/>
          <w:sz w:val="24"/>
          <w:szCs w:val="24"/>
        </w:rPr>
        <w:t xml:space="preserve">. https://www.prnewswire.com/news-releases/curemd-ai-scribe </w:t>
      </w:r>
      <w:r w:rsidRPr="00E537EA">
        <w:rPr>
          <w:rFonts w:ascii="Cambria Math" w:hAnsi="Cambria Math" w:cs="Cambria Math"/>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74" w:tooltip="Special:PermanentLink/1304723248"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of </w:t>
      </w:r>
      <w:hyperlink r:id="rId475" w:tooltip="Draft:CureMD" w:history="1">
        <w:r w:rsidRPr="00E537EA">
          <w:rPr>
            <w:rStyle w:val="Hyperlink"/>
            <w:rFonts w:ascii="Times New Roman" w:hAnsi="Times New Roman" w:cs="Times New Roman"/>
            <w:sz w:val="24"/>
            <w:szCs w:val="24"/>
          </w:rPr>
          <w:t>Draft:CureMD</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utm_source=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ChatGPT may add the </w:t>
      </w:r>
      <w:hyperlink r:id="rId476" w:tooltip="UTM parameter" w:history="1">
        <w:r w:rsidRPr="00E537EA">
          <w:rPr>
            <w:rStyle w:val="Hyperlink"/>
            <w:rFonts w:ascii="Times New Roman" w:hAnsi="Times New Roman" w:cs="Times New Roman"/>
            <w:sz w:val="24"/>
            <w:szCs w:val="24"/>
          </w:rPr>
          <w:t>UTM parameters</w:t>
        </w:r>
      </w:hyperlink>
      <w:r w:rsidRPr="00E537EA">
        <w:rPr>
          <w:rFonts w:ascii="Times New Roman" w:hAnsi="Times New Roman" w:cs="Times New Roman"/>
          <w:sz w:val="24"/>
          <w:szCs w:val="24"/>
        </w:rPr>
        <w:t> utm_source=openai or utm_source=chatgpt.com to URLs that it is using as sources. Microsoft Copilot may add utm_source=copilot.com to URLs. Grok uses referrer=grok.com. Other LLMs, such as Gemini or Claude, use UTM parameters less often.</w:t>
      </w:r>
      <w:hyperlink r:id="rId477" w:anchor="cite_note-27" w:history="1">
        <w:r w:rsidRPr="00E537EA">
          <w:rPr>
            <w:rStyle w:val="Hyperlink"/>
            <w:rFonts w:ascii="Times New Roman" w:hAnsi="Times New Roman" w:cs="Times New Roman"/>
            <w:sz w:val="24"/>
            <w:szCs w:val="24"/>
            <w:vertAlign w:val="superscript"/>
          </w:rPr>
          <w:t>[f]</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Note: While this does definitively prove ChatGPT's involvement, it doesn't prove, on its own, that ChatGPT also generated the writing. Some editors use AI tools to find citations for existing text; this will be apparent in the edit history.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Following their marriage, Burgess and Graham settled in Cheshire, England, where Burgess serves as the head coach for the Warrington Wolves rugby league team. [https://www.theguardian.com/sport/2025/feb/11/sam-burgess-interview-warrington-rugby-league-luke-littler?utm_source=chatgpt.com]</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78"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79" w:tooltip="Sam Burgess" w:history="1">
        <w:r w:rsidRPr="00E537EA">
          <w:rPr>
            <w:rStyle w:val="Hyperlink"/>
            <w:rFonts w:ascii="Times New Roman" w:hAnsi="Times New Roman" w:cs="Times New Roman"/>
            <w:sz w:val="24"/>
            <w:szCs w:val="24"/>
          </w:rPr>
          <w:t>Sam Burgess</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Vertex AI documentation and blog posts describe watermarking, verification workflow, and configurable safety filters (for example, person</w:t>
      </w:r>
      <w:r w:rsidRPr="00E537EA">
        <w:rPr>
          <w:rFonts w:ascii="Times New Roman" w:hAnsi="Times New Roman" w:cs="Times New Roman"/>
          <w:sz w:val="24"/>
          <w:szCs w:val="24"/>
        </w:rPr>
        <w:noBreakHyphen/>
        <w:t>generation controls and safety thresholds). ([cloud.google.com](https://cloud.google.com/vertex-ai/generative-ai/docs/image/generate-images?utm_source=openai))</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lastRenderedPageBreak/>
        <w:t>— From </w:t>
      </w:r>
      <w:hyperlink r:id="rId480"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81" w:tooltip="Draft:Nano Banana (Chatbot)" w:history="1">
        <w:r w:rsidRPr="00E537EA">
          <w:rPr>
            <w:rStyle w:val="Hyperlink"/>
            <w:rFonts w:ascii="Times New Roman" w:hAnsi="Times New Roman" w:cs="Times New Roman"/>
            <w:sz w:val="24"/>
            <w:szCs w:val="24"/>
          </w:rPr>
          <w:t>Draft:Nano Banana (Chatbot)</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Links to searches</w:t>
      </w:r>
    </w:p>
    <w:p w:rsidR="00E537EA" w:rsidRPr="00E537EA" w:rsidRDefault="00917C6C" w:rsidP="00BD7E7B">
      <w:pPr>
        <w:numPr>
          <w:ilvl w:val="0"/>
          <w:numId w:val="21"/>
        </w:numPr>
        <w:rPr>
          <w:rFonts w:ascii="Times New Roman" w:hAnsi="Times New Roman" w:cs="Times New Roman"/>
          <w:sz w:val="24"/>
          <w:szCs w:val="24"/>
        </w:rPr>
      </w:pPr>
      <w:hyperlink r:id="rId482" w:history="1">
        <w:r w:rsidR="00E537EA" w:rsidRPr="00E537EA">
          <w:rPr>
            <w:rStyle w:val="Hyperlink"/>
            <w:rFonts w:ascii="Times New Roman" w:hAnsi="Times New Roman" w:cs="Times New Roman"/>
            <w:sz w:val="24"/>
            <w:szCs w:val="24"/>
          </w:rPr>
          <w:t>utm_source=chatgpt.com</w:t>
        </w:r>
      </w:hyperlink>
    </w:p>
    <w:p w:rsidR="00E537EA" w:rsidRPr="00E537EA" w:rsidRDefault="00917C6C" w:rsidP="00BD7E7B">
      <w:pPr>
        <w:numPr>
          <w:ilvl w:val="0"/>
          <w:numId w:val="21"/>
        </w:numPr>
        <w:rPr>
          <w:rFonts w:ascii="Times New Roman" w:hAnsi="Times New Roman" w:cs="Times New Roman"/>
          <w:sz w:val="24"/>
          <w:szCs w:val="24"/>
        </w:rPr>
      </w:pPr>
      <w:hyperlink r:id="rId483" w:history="1">
        <w:r w:rsidR="00E537EA" w:rsidRPr="00E537EA">
          <w:rPr>
            <w:rStyle w:val="Hyperlink"/>
            <w:rFonts w:ascii="Times New Roman" w:hAnsi="Times New Roman" w:cs="Times New Roman"/>
            <w:sz w:val="24"/>
            <w:szCs w:val="24"/>
          </w:rPr>
          <w:t>insource:"utm_source=chatgpt.com"</w:t>
        </w:r>
      </w:hyperlink>
    </w:p>
    <w:p w:rsidR="00E537EA" w:rsidRPr="00E537EA" w:rsidRDefault="00917C6C" w:rsidP="00BD7E7B">
      <w:pPr>
        <w:numPr>
          <w:ilvl w:val="0"/>
          <w:numId w:val="21"/>
        </w:numPr>
        <w:rPr>
          <w:rFonts w:ascii="Times New Roman" w:hAnsi="Times New Roman" w:cs="Times New Roman"/>
          <w:sz w:val="24"/>
          <w:szCs w:val="24"/>
        </w:rPr>
      </w:pPr>
      <w:hyperlink r:id="rId484" w:history="1">
        <w:r w:rsidR="00E537EA" w:rsidRPr="00E537EA">
          <w:rPr>
            <w:rStyle w:val="Hyperlink"/>
            <w:rFonts w:ascii="Times New Roman" w:hAnsi="Times New Roman" w:cs="Times New Roman"/>
            <w:sz w:val="24"/>
            <w:szCs w:val="24"/>
          </w:rPr>
          <w:t>insource:"utm_source=openai"</w:t>
        </w:r>
      </w:hyperlink>
    </w:p>
    <w:p w:rsidR="00E537EA" w:rsidRPr="00E537EA" w:rsidRDefault="00917C6C" w:rsidP="00BD7E7B">
      <w:pPr>
        <w:numPr>
          <w:ilvl w:val="0"/>
          <w:numId w:val="21"/>
        </w:numPr>
        <w:rPr>
          <w:rFonts w:ascii="Times New Roman" w:hAnsi="Times New Roman" w:cs="Times New Roman"/>
          <w:sz w:val="24"/>
          <w:szCs w:val="24"/>
        </w:rPr>
      </w:pPr>
      <w:hyperlink r:id="rId485" w:history="1">
        <w:r w:rsidR="00E537EA" w:rsidRPr="00E537EA">
          <w:rPr>
            <w:rStyle w:val="Hyperlink"/>
            <w:rFonts w:ascii="Times New Roman" w:hAnsi="Times New Roman" w:cs="Times New Roman"/>
            <w:sz w:val="24"/>
            <w:szCs w:val="24"/>
          </w:rPr>
          <w:t>insource:"utm_source=copilot.com"</w:t>
        </w:r>
      </w:hyperlink>
    </w:p>
    <w:p w:rsidR="00E537EA" w:rsidRPr="00E537EA" w:rsidRDefault="00917C6C" w:rsidP="00BD7E7B">
      <w:pPr>
        <w:numPr>
          <w:ilvl w:val="0"/>
          <w:numId w:val="21"/>
        </w:numPr>
        <w:rPr>
          <w:rFonts w:ascii="Times New Roman" w:hAnsi="Times New Roman" w:cs="Times New Roman"/>
          <w:sz w:val="24"/>
          <w:szCs w:val="24"/>
        </w:rPr>
      </w:pPr>
      <w:hyperlink r:id="rId486" w:history="1">
        <w:r w:rsidR="00E537EA" w:rsidRPr="00E537EA">
          <w:rPr>
            <w:rStyle w:val="Hyperlink"/>
            <w:rFonts w:ascii="Times New Roman" w:hAnsi="Times New Roman" w:cs="Times New Roman"/>
            <w:sz w:val="24"/>
            <w:szCs w:val="24"/>
          </w:rPr>
          <w:t>insource:"referrer=grok.com"</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Named references declared in references section but unused in article body</w:t>
      </w:r>
    </w:p>
    <w:tbl>
      <w:tblPr>
        <w:tblW w:w="3570"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tblPr>
      <w:tblGrid>
        <w:gridCol w:w="773"/>
        <w:gridCol w:w="2797"/>
      </w:tblGrid>
      <w:tr w:rsidR="00E537EA" w:rsidRPr="00E537EA">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noProof/>
                <w:sz w:val="24"/>
                <w:szCs w:val="24"/>
              </w:rPr>
              <w:drawing>
                <wp:inline distT="0" distB="0" distL="0" distR="0">
                  <wp:extent cx="190500" cy="137160"/>
                  <wp:effectExtent l="0" t="0" r="0" b="0"/>
                  <wp:docPr id="195626381" name="Picture 2" descr="[icon]">
                    <a:hlinkClick xmlns:a="http://schemas.openxmlformats.org/drawingml/2006/main" r:id="rId4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con]">
                            <a:hlinkClick r:id="rId487"/>
                          </pic:cNvPr>
                          <pic:cNvPicPr>
                            <a:picLocks noChangeAspect="1" noChangeArrowheads="1"/>
                          </pic:cNvPicPr>
                        </pic:nvPicPr>
                        <pic:blipFill>
                          <a:blip r:embed="rId48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90500" cy="137160"/>
                          </a:xfrm>
                          <a:prstGeom prst="rect">
                            <a:avLst/>
                          </a:prstGeom>
                          <a:noFill/>
                          <a:ln>
                            <a:noFill/>
                          </a:ln>
                        </pic:spPr>
                      </pic:pic>
                    </a:graphicData>
                  </a:graphic>
                </wp:inline>
              </w:drawing>
            </w:r>
          </w:p>
        </w:tc>
        <w:tc>
          <w:tcPr>
            <w:tcW w:w="2797" w:type="dxa"/>
            <w:tcBorders>
              <w:top w:val="nil"/>
              <w:left w:val="nil"/>
              <w:bottom w:val="nil"/>
              <w:right w:val="nil"/>
            </w:tcBorders>
            <w:shd w:val="clear" w:color="auto" w:fill="FBFBFB"/>
            <w:tcMar>
              <w:top w:w="60" w:type="dxa"/>
              <w:left w:w="120" w:type="dxa"/>
              <w:bottom w:w="60" w:type="dxa"/>
              <w:right w:w="120" w:type="dxa"/>
            </w:tcMar>
            <w:vAlign w:val="center"/>
            <w:hideMark/>
          </w:tcPr>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This section </w:t>
            </w:r>
            <w:r w:rsidRPr="00E537EA">
              <w:rPr>
                <w:rFonts w:ascii="Times New Roman" w:hAnsi="Times New Roman" w:cs="Times New Roman"/>
                <w:b/>
                <w:bCs/>
                <w:sz w:val="24"/>
                <w:szCs w:val="24"/>
              </w:rPr>
              <w:t>needs expansion</w:t>
            </w:r>
            <w:r w:rsidRPr="00E537EA">
              <w:rPr>
                <w:rFonts w:ascii="Times New Roman" w:hAnsi="Times New Roman" w:cs="Times New Roman"/>
                <w:sz w:val="24"/>
                <w:szCs w:val="24"/>
              </w:rPr>
              <w:t> with: Text describing this indicator should be added here. You can help by </w:t>
            </w:r>
            <w:hyperlink r:id="rId489" w:history="1">
              <w:r w:rsidRPr="00E537EA">
                <w:rPr>
                  <w:rStyle w:val="Hyperlink"/>
                  <w:rFonts w:ascii="Times New Roman" w:hAnsi="Times New Roman" w:cs="Times New Roman"/>
                  <w:sz w:val="24"/>
                  <w:szCs w:val="24"/>
                </w:rPr>
                <w:t>adding missing information</w:t>
              </w:r>
            </w:hyperlink>
            <w:r w:rsidRPr="00E537EA">
              <w:rPr>
                <w:rFonts w:ascii="Times New Roman" w:hAnsi="Times New Roman" w:cs="Times New Roman"/>
                <w:sz w:val="24"/>
                <w:szCs w:val="24"/>
              </w:rPr>
              <w:t>. </w:t>
            </w:r>
            <w:r w:rsidRPr="00E537EA">
              <w:rPr>
                <w:rFonts w:ascii="Times New Roman" w:hAnsi="Times New Roman" w:cs="Times New Roman"/>
                <w:i/>
                <w:iCs/>
                <w:sz w:val="24"/>
                <w:szCs w:val="24"/>
              </w:rPr>
              <w:t>(December 2025)</w:t>
            </w:r>
          </w:p>
        </w:tc>
      </w:tr>
    </w:tbl>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references</w:t>
      </w:r>
      <w:r w:rsidRPr="00E537EA">
        <w:rPr>
          <w:rFonts w:ascii="Times New Roman" w:hAnsi="Times New Roman" w:cs="Times New Roman"/>
          <w:sz w:val="24"/>
          <w:szCs w:val="24"/>
        </w:rPr>
        <w:t>&gt;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 xml:space="preserve"> name=\"fiercebiotech\"&gt;https://www.fiercebiotech.com/cro/parexel-co-founder-josef-von-rickenbach-to-end-35-year-run-as-ceo&lt;/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 xml:space="preserve"> name=\"statnews\"&gt;https://www.statnews.com/2018/03/16/parexel-josef-von-rickenbach-cro/&lt;/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 xml:space="preserve"> name=\"mclean\"&gt;https://www.mcleanhospital.org/news/three-prominent-community-members-join-mcleans-board&lt;/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 xml:space="preserve"> name=\"twst\"&gt;https://www.twst.com/bio/josef-h-von-rickenbach/&lt;/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references</w:t>
      </w:r>
      <w:r w:rsidRPr="00E537EA">
        <w:rPr>
          <w:rFonts w:ascii="Times New Roman" w:hAnsi="Times New Roman" w:cs="Times New Roman"/>
          <w:sz w:val="24"/>
          <w:szCs w:val="24"/>
        </w:rPr>
        <w:t>&gt;</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Result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Cite error: A </w:t>
      </w:r>
      <w:hyperlink r:id="rId490" w:anchor="WP:LDR" w:tooltip="Help:Footnotes" w:history="1">
        <w:r w:rsidRPr="00E537EA">
          <w:rPr>
            <w:rStyle w:val="Hyperlink"/>
            <w:rFonts w:ascii="Times New Roman" w:hAnsi="Times New Roman" w:cs="Times New Roman"/>
            <w:b/>
            <w:bCs/>
            <w:sz w:val="24"/>
            <w:szCs w:val="24"/>
          </w:rPr>
          <w:t>list-defined reference</w:t>
        </w:r>
      </w:hyperlink>
      <w:r w:rsidRPr="00E537EA">
        <w:rPr>
          <w:rFonts w:ascii="Times New Roman" w:hAnsi="Times New Roman" w:cs="Times New Roman"/>
          <w:b/>
          <w:bCs/>
          <w:sz w:val="24"/>
          <w:szCs w:val="24"/>
        </w:rPr>
        <w:t> named "\"fiercebiotech\"" is not used in the content (see the </w:t>
      </w:r>
      <w:hyperlink r:id="rId491" w:tooltip="Help:Cite errors/Cite error references missing key" w:history="1">
        <w:r w:rsidRPr="00E537EA">
          <w:rPr>
            <w:rStyle w:val="Hyperlink"/>
            <w:rFonts w:ascii="Times New Roman" w:hAnsi="Times New Roman" w:cs="Times New Roman"/>
            <w:b/>
            <w:bCs/>
            <w:sz w:val="24"/>
            <w:szCs w:val="24"/>
          </w:rPr>
          <w:t>help page</w:t>
        </w:r>
      </w:hyperlink>
      <w:r w:rsidRPr="00E537EA">
        <w:rPr>
          <w:rFonts w:ascii="Times New Roman" w:hAnsi="Times New Roman" w:cs="Times New Roman"/>
          <w:b/>
          <w:bCs/>
          <w:sz w:val="24"/>
          <w:szCs w:val="24"/>
        </w:rPr>
        <w:t>).</w:t>
      </w:r>
      <w:r w:rsidRPr="00E537EA">
        <w:rPr>
          <w:rFonts w:ascii="Times New Roman" w:hAnsi="Times New Roman" w:cs="Times New Roman"/>
          <w:sz w:val="24"/>
          <w:szCs w:val="24"/>
        </w:rPr>
        <w:br/>
      </w:r>
      <w:r w:rsidRPr="00E537EA">
        <w:rPr>
          <w:rFonts w:ascii="Times New Roman" w:hAnsi="Times New Roman" w:cs="Times New Roman"/>
          <w:b/>
          <w:bCs/>
          <w:sz w:val="24"/>
          <w:szCs w:val="24"/>
        </w:rPr>
        <w:t>Cite error: A </w:t>
      </w:r>
      <w:hyperlink r:id="rId492" w:anchor="WP:LDR" w:tooltip="Help:Footnotes" w:history="1">
        <w:r w:rsidRPr="00E537EA">
          <w:rPr>
            <w:rStyle w:val="Hyperlink"/>
            <w:rFonts w:ascii="Times New Roman" w:hAnsi="Times New Roman" w:cs="Times New Roman"/>
            <w:b/>
            <w:bCs/>
            <w:sz w:val="24"/>
            <w:szCs w:val="24"/>
          </w:rPr>
          <w:t>list-defined reference</w:t>
        </w:r>
      </w:hyperlink>
      <w:r w:rsidRPr="00E537EA">
        <w:rPr>
          <w:rFonts w:ascii="Times New Roman" w:hAnsi="Times New Roman" w:cs="Times New Roman"/>
          <w:b/>
          <w:bCs/>
          <w:sz w:val="24"/>
          <w:szCs w:val="24"/>
        </w:rPr>
        <w:t> named "\"statnews\"" is not used in the content (see the </w:t>
      </w:r>
      <w:hyperlink r:id="rId493" w:tooltip="Help:Cite errors/Cite error references missing key" w:history="1">
        <w:r w:rsidRPr="00E537EA">
          <w:rPr>
            <w:rStyle w:val="Hyperlink"/>
            <w:rFonts w:ascii="Times New Roman" w:hAnsi="Times New Roman" w:cs="Times New Roman"/>
            <w:b/>
            <w:bCs/>
            <w:sz w:val="24"/>
            <w:szCs w:val="24"/>
          </w:rPr>
          <w:t>help page</w:t>
        </w:r>
      </w:hyperlink>
      <w:r w:rsidRPr="00E537EA">
        <w:rPr>
          <w:rFonts w:ascii="Times New Roman" w:hAnsi="Times New Roman" w:cs="Times New Roman"/>
          <w:b/>
          <w:bCs/>
          <w:sz w:val="24"/>
          <w:szCs w:val="24"/>
        </w:rPr>
        <w:t>).</w:t>
      </w:r>
      <w:r w:rsidRPr="00E537EA">
        <w:rPr>
          <w:rFonts w:ascii="Times New Roman" w:hAnsi="Times New Roman" w:cs="Times New Roman"/>
          <w:sz w:val="24"/>
          <w:szCs w:val="24"/>
        </w:rPr>
        <w:br/>
      </w:r>
      <w:r w:rsidRPr="00E537EA">
        <w:rPr>
          <w:rFonts w:ascii="Times New Roman" w:hAnsi="Times New Roman" w:cs="Times New Roman"/>
          <w:b/>
          <w:bCs/>
          <w:sz w:val="24"/>
          <w:szCs w:val="24"/>
        </w:rPr>
        <w:t>Cite error: A </w:t>
      </w:r>
      <w:hyperlink r:id="rId494" w:anchor="WP:LDR" w:tooltip="Help:Footnotes" w:history="1">
        <w:r w:rsidRPr="00E537EA">
          <w:rPr>
            <w:rStyle w:val="Hyperlink"/>
            <w:rFonts w:ascii="Times New Roman" w:hAnsi="Times New Roman" w:cs="Times New Roman"/>
            <w:b/>
            <w:bCs/>
            <w:sz w:val="24"/>
            <w:szCs w:val="24"/>
          </w:rPr>
          <w:t>list-defined reference</w:t>
        </w:r>
      </w:hyperlink>
      <w:r w:rsidRPr="00E537EA">
        <w:rPr>
          <w:rFonts w:ascii="Times New Roman" w:hAnsi="Times New Roman" w:cs="Times New Roman"/>
          <w:b/>
          <w:bCs/>
          <w:sz w:val="24"/>
          <w:szCs w:val="24"/>
        </w:rPr>
        <w:t> named "\"mclean\"" is not used in the content (see the </w:t>
      </w:r>
      <w:hyperlink r:id="rId495" w:tooltip="Help:Cite errors/Cite error references missing key" w:history="1">
        <w:r w:rsidRPr="00E537EA">
          <w:rPr>
            <w:rStyle w:val="Hyperlink"/>
            <w:rFonts w:ascii="Times New Roman" w:hAnsi="Times New Roman" w:cs="Times New Roman"/>
            <w:b/>
            <w:bCs/>
            <w:sz w:val="24"/>
            <w:szCs w:val="24"/>
          </w:rPr>
          <w:t>help page</w:t>
        </w:r>
      </w:hyperlink>
      <w:r w:rsidRPr="00E537EA">
        <w:rPr>
          <w:rFonts w:ascii="Times New Roman" w:hAnsi="Times New Roman" w:cs="Times New Roman"/>
          <w:b/>
          <w:bCs/>
          <w:sz w:val="24"/>
          <w:szCs w:val="24"/>
        </w:rPr>
        <w:t>).</w:t>
      </w:r>
      <w:r w:rsidRPr="00E537EA">
        <w:rPr>
          <w:rFonts w:ascii="Times New Roman" w:hAnsi="Times New Roman" w:cs="Times New Roman"/>
          <w:sz w:val="24"/>
          <w:szCs w:val="24"/>
        </w:rPr>
        <w:br/>
      </w:r>
      <w:r w:rsidRPr="00E537EA">
        <w:rPr>
          <w:rFonts w:ascii="Times New Roman" w:hAnsi="Times New Roman" w:cs="Times New Roman"/>
          <w:b/>
          <w:bCs/>
          <w:sz w:val="24"/>
          <w:szCs w:val="24"/>
        </w:rPr>
        <w:t>Cite error: A </w:t>
      </w:r>
      <w:hyperlink r:id="rId496" w:anchor="WP:LDR" w:tooltip="Help:Footnotes" w:history="1">
        <w:r w:rsidRPr="00E537EA">
          <w:rPr>
            <w:rStyle w:val="Hyperlink"/>
            <w:rFonts w:ascii="Times New Roman" w:hAnsi="Times New Roman" w:cs="Times New Roman"/>
            <w:b/>
            <w:bCs/>
            <w:sz w:val="24"/>
            <w:szCs w:val="24"/>
          </w:rPr>
          <w:t>list-defined reference</w:t>
        </w:r>
      </w:hyperlink>
      <w:r w:rsidRPr="00E537EA">
        <w:rPr>
          <w:rFonts w:ascii="Times New Roman" w:hAnsi="Times New Roman" w:cs="Times New Roman"/>
          <w:b/>
          <w:bCs/>
          <w:sz w:val="24"/>
          <w:szCs w:val="24"/>
        </w:rPr>
        <w:t> named "\"twst\"" is not used in the content (see the </w:t>
      </w:r>
      <w:hyperlink r:id="rId497" w:tooltip="Help:Cite errors/Cite error references missing key" w:history="1">
        <w:r w:rsidRPr="00E537EA">
          <w:rPr>
            <w:rStyle w:val="Hyperlink"/>
            <w:rFonts w:ascii="Times New Roman" w:hAnsi="Times New Roman" w:cs="Times New Roman"/>
            <w:b/>
            <w:bCs/>
            <w:sz w:val="24"/>
            <w:szCs w:val="24"/>
          </w:rPr>
          <w:t>help page</w:t>
        </w:r>
      </w:hyperlink>
      <w:r w:rsidRPr="00E537EA">
        <w:rPr>
          <w:rFonts w:ascii="Times New Roman" w:hAnsi="Times New Roman" w:cs="Times New Roman"/>
          <w:b/>
          <w:bCs/>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498" w:anchor="References" w:tooltip="Special:Diff/1291491974"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499" w:tooltip="Draft:Josef von Rickenbach" w:history="1">
        <w:r w:rsidRPr="00E537EA">
          <w:rPr>
            <w:rStyle w:val="Hyperlink"/>
            <w:rFonts w:ascii="Times New Roman" w:hAnsi="Times New Roman" w:cs="Times New Roman"/>
            <w:sz w:val="24"/>
            <w:szCs w:val="24"/>
          </w:rPr>
          <w:t>Draft:Josef von Rickenbach</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&lt;</w:t>
      </w:r>
      <w:r w:rsidRPr="00E537EA">
        <w:rPr>
          <w:rFonts w:ascii="Times New Roman" w:hAnsi="Times New Roman" w:cs="Times New Roman"/>
          <w:b/>
          <w:bCs/>
          <w:sz w:val="24"/>
          <w:szCs w:val="24"/>
        </w:rPr>
        <w:t>references</w:t>
      </w:r>
      <w:r w:rsidRPr="00E537EA">
        <w:rPr>
          <w:rFonts w:ascii="Times New Roman" w:hAnsi="Times New Roman" w:cs="Times New Roman"/>
          <w:sz w:val="24"/>
          <w:szCs w:val="24"/>
        </w:rPr>
        <w:t>&gt;&lt;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 xml:space="preserve"> name="wooart-about"&gt;[https://wooart.ca/about-caligomos-art About Caligomos Art – WOO ART]&lt;/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 xml:space="preserve"> name="wooart-home"&gt;[https://wooart.ca/ Home – WOO ART]&lt;/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 xml:space="preserve"> name="discover-leeds"&gt;[https://discoverdirectory.leedsgrenville.com/Home/View/woo-art-gallery Woo Art Gallery – Discover Leeds Grenville]&lt;/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&gt;&lt;</w:t>
      </w:r>
      <w:r w:rsidRPr="00E537EA">
        <w:rPr>
          <w:rFonts w:ascii="Times New Roman" w:hAnsi="Times New Roman" w:cs="Times New Roman"/>
          <w:b/>
          <w:bCs/>
          <w:sz w:val="24"/>
          <w:szCs w:val="24"/>
        </w:rPr>
        <w:t>ref</w:t>
      </w:r>
      <w:r w:rsidRPr="00E537EA">
        <w:rPr>
          <w:rFonts w:ascii="Times New Roman" w:hAnsi="Times New Roman" w:cs="Times New Roman"/>
          <w:sz w:val="24"/>
          <w:szCs w:val="24"/>
        </w:rPr>
        <w:t xml:space="preserve"> name="book-amazon"&gt;Woo, John HR. </w:t>
      </w:r>
      <w:r w:rsidRPr="00E537EA">
        <w:rPr>
          <w:rFonts w:ascii="Times New Roman" w:hAnsi="Times New Roman" w:cs="Times New Roman"/>
          <w:i/>
          <w:iCs/>
          <w:sz w:val="24"/>
          <w:szCs w:val="24"/>
        </w:rPr>
        <w:t>''The Book of Caligomos Art''</w:t>
      </w:r>
      <w:r w:rsidRPr="00E537EA">
        <w:rPr>
          <w:rFonts w:ascii="Times New Roman" w:hAnsi="Times New Roman" w:cs="Times New Roman"/>
          <w:sz w:val="24"/>
          <w:szCs w:val="24"/>
        </w:rPr>
        <w:t>. Amazon KDP, 2025. ISBN 979-8-987654321-0.&lt;/</w:t>
      </w:r>
      <w:r w:rsidRPr="00E537EA">
        <w:rPr>
          <w:rFonts w:ascii="Times New Roman" w:hAnsi="Times New Roman" w:cs="Times New Roman"/>
          <w:b/>
          <w:bCs/>
          <w:sz w:val="24"/>
          <w:szCs w:val="24"/>
        </w:rPr>
        <w:t>ref</w:t>
      </w:r>
      <w:r w:rsidRPr="00E537EA">
        <w:rPr>
          <w:rFonts w:ascii="Times New Roman" w:hAnsi="Times New Roman" w:cs="Times New Roman"/>
          <w:sz w:val="24"/>
          <w:szCs w:val="24"/>
        </w:rPr>
        <w:t>&gt;&lt;/</w:t>
      </w:r>
      <w:r w:rsidRPr="00E537EA">
        <w:rPr>
          <w:rFonts w:ascii="Times New Roman" w:hAnsi="Times New Roman" w:cs="Times New Roman"/>
          <w:b/>
          <w:bCs/>
          <w:sz w:val="24"/>
          <w:szCs w:val="24"/>
        </w:rPr>
        <w:t>references</w:t>
      </w:r>
      <w:r w:rsidRPr="00E537EA">
        <w:rPr>
          <w:rFonts w:ascii="Times New Roman" w:hAnsi="Times New Roman" w:cs="Times New Roman"/>
          <w:sz w:val="24"/>
          <w:szCs w:val="24"/>
        </w:rPr>
        <w:t>&gt;</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Result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lastRenderedPageBreak/>
        <w:t>Cite error: A </w:t>
      </w:r>
      <w:hyperlink r:id="rId500" w:anchor="WP:LDR" w:tooltip="Help:Footnotes" w:history="1">
        <w:r w:rsidRPr="00E537EA">
          <w:rPr>
            <w:rStyle w:val="Hyperlink"/>
            <w:rFonts w:ascii="Times New Roman" w:hAnsi="Times New Roman" w:cs="Times New Roman"/>
            <w:b/>
            <w:bCs/>
            <w:sz w:val="24"/>
            <w:szCs w:val="24"/>
          </w:rPr>
          <w:t>list-defined reference</w:t>
        </w:r>
      </w:hyperlink>
      <w:r w:rsidRPr="00E537EA">
        <w:rPr>
          <w:rFonts w:ascii="Times New Roman" w:hAnsi="Times New Roman" w:cs="Times New Roman"/>
          <w:b/>
          <w:bCs/>
          <w:sz w:val="24"/>
          <w:szCs w:val="24"/>
        </w:rPr>
        <w:t> named "wooart-about" is not used in the content (see the </w:t>
      </w:r>
      <w:hyperlink r:id="rId501" w:tooltip="Help:Cite errors/Cite error references missing key" w:history="1">
        <w:r w:rsidRPr="00E537EA">
          <w:rPr>
            <w:rStyle w:val="Hyperlink"/>
            <w:rFonts w:ascii="Times New Roman" w:hAnsi="Times New Roman" w:cs="Times New Roman"/>
            <w:b/>
            <w:bCs/>
            <w:sz w:val="24"/>
            <w:szCs w:val="24"/>
          </w:rPr>
          <w:t>help page</w:t>
        </w:r>
      </w:hyperlink>
      <w:r w:rsidRPr="00E537EA">
        <w:rPr>
          <w:rFonts w:ascii="Times New Roman" w:hAnsi="Times New Roman" w:cs="Times New Roman"/>
          <w:b/>
          <w:bCs/>
          <w:sz w:val="24"/>
          <w:szCs w:val="24"/>
        </w:rPr>
        <w:t>).</w:t>
      </w:r>
      <w:r w:rsidRPr="00E537EA">
        <w:rPr>
          <w:rFonts w:ascii="Times New Roman" w:hAnsi="Times New Roman" w:cs="Times New Roman"/>
          <w:sz w:val="24"/>
          <w:szCs w:val="24"/>
        </w:rPr>
        <w:br/>
      </w:r>
      <w:r w:rsidRPr="00E537EA">
        <w:rPr>
          <w:rFonts w:ascii="Times New Roman" w:hAnsi="Times New Roman" w:cs="Times New Roman"/>
          <w:b/>
          <w:bCs/>
          <w:sz w:val="24"/>
          <w:szCs w:val="24"/>
        </w:rPr>
        <w:t>Cite error: A </w:t>
      </w:r>
      <w:hyperlink r:id="rId502" w:anchor="WP:LDR" w:tooltip="Help:Footnotes" w:history="1">
        <w:r w:rsidRPr="00E537EA">
          <w:rPr>
            <w:rStyle w:val="Hyperlink"/>
            <w:rFonts w:ascii="Times New Roman" w:hAnsi="Times New Roman" w:cs="Times New Roman"/>
            <w:b/>
            <w:bCs/>
            <w:sz w:val="24"/>
            <w:szCs w:val="24"/>
          </w:rPr>
          <w:t>list-defined reference</w:t>
        </w:r>
      </w:hyperlink>
      <w:r w:rsidRPr="00E537EA">
        <w:rPr>
          <w:rFonts w:ascii="Times New Roman" w:hAnsi="Times New Roman" w:cs="Times New Roman"/>
          <w:b/>
          <w:bCs/>
          <w:sz w:val="24"/>
          <w:szCs w:val="24"/>
        </w:rPr>
        <w:t> named "wooart-home" is not used in the content (see the </w:t>
      </w:r>
      <w:hyperlink r:id="rId503" w:tooltip="Help:Cite errors/Cite error references missing key" w:history="1">
        <w:r w:rsidRPr="00E537EA">
          <w:rPr>
            <w:rStyle w:val="Hyperlink"/>
            <w:rFonts w:ascii="Times New Roman" w:hAnsi="Times New Roman" w:cs="Times New Roman"/>
            <w:b/>
            <w:bCs/>
            <w:sz w:val="24"/>
            <w:szCs w:val="24"/>
          </w:rPr>
          <w:t>help page</w:t>
        </w:r>
      </w:hyperlink>
      <w:r w:rsidRPr="00E537EA">
        <w:rPr>
          <w:rFonts w:ascii="Times New Roman" w:hAnsi="Times New Roman" w:cs="Times New Roman"/>
          <w:b/>
          <w:bCs/>
          <w:sz w:val="24"/>
          <w:szCs w:val="24"/>
        </w:rPr>
        <w:t>).</w:t>
      </w:r>
      <w:r w:rsidRPr="00E537EA">
        <w:rPr>
          <w:rFonts w:ascii="Times New Roman" w:hAnsi="Times New Roman" w:cs="Times New Roman"/>
          <w:sz w:val="24"/>
          <w:szCs w:val="24"/>
        </w:rPr>
        <w:br/>
      </w:r>
      <w:r w:rsidRPr="00E537EA">
        <w:rPr>
          <w:rFonts w:ascii="Times New Roman" w:hAnsi="Times New Roman" w:cs="Times New Roman"/>
          <w:b/>
          <w:bCs/>
          <w:sz w:val="24"/>
          <w:szCs w:val="24"/>
        </w:rPr>
        <w:t>Cite error: A </w:t>
      </w:r>
      <w:hyperlink r:id="rId504" w:anchor="WP:LDR" w:tooltip="Help:Footnotes" w:history="1">
        <w:r w:rsidRPr="00E537EA">
          <w:rPr>
            <w:rStyle w:val="Hyperlink"/>
            <w:rFonts w:ascii="Times New Roman" w:hAnsi="Times New Roman" w:cs="Times New Roman"/>
            <w:b/>
            <w:bCs/>
            <w:sz w:val="24"/>
            <w:szCs w:val="24"/>
          </w:rPr>
          <w:t>list-defined reference</w:t>
        </w:r>
      </w:hyperlink>
      <w:r w:rsidRPr="00E537EA">
        <w:rPr>
          <w:rFonts w:ascii="Times New Roman" w:hAnsi="Times New Roman" w:cs="Times New Roman"/>
          <w:b/>
          <w:bCs/>
          <w:sz w:val="24"/>
          <w:szCs w:val="24"/>
        </w:rPr>
        <w:t> named "discover-leeds" is not used in the content (see the </w:t>
      </w:r>
      <w:hyperlink r:id="rId505" w:tooltip="Help:Cite errors/Cite error references missing key" w:history="1">
        <w:r w:rsidRPr="00E537EA">
          <w:rPr>
            <w:rStyle w:val="Hyperlink"/>
            <w:rFonts w:ascii="Times New Roman" w:hAnsi="Times New Roman" w:cs="Times New Roman"/>
            <w:b/>
            <w:bCs/>
            <w:sz w:val="24"/>
            <w:szCs w:val="24"/>
          </w:rPr>
          <w:t>help page</w:t>
        </w:r>
      </w:hyperlink>
      <w:r w:rsidRPr="00E537EA">
        <w:rPr>
          <w:rFonts w:ascii="Times New Roman" w:hAnsi="Times New Roman" w:cs="Times New Roman"/>
          <w:b/>
          <w:bCs/>
          <w:sz w:val="24"/>
          <w:szCs w:val="24"/>
        </w:rPr>
        <w:t>).</w:t>
      </w:r>
      <w:r w:rsidRPr="00E537EA">
        <w:rPr>
          <w:rFonts w:ascii="Times New Roman" w:hAnsi="Times New Roman" w:cs="Times New Roman"/>
          <w:sz w:val="24"/>
          <w:szCs w:val="24"/>
        </w:rPr>
        <w:br/>
      </w:r>
      <w:r w:rsidRPr="00E537EA">
        <w:rPr>
          <w:rFonts w:ascii="Times New Roman" w:hAnsi="Times New Roman" w:cs="Times New Roman"/>
          <w:b/>
          <w:bCs/>
          <w:sz w:val="24"/>
          <w:szCs w:val="24"/>
        </w:rPr>
        <w:t>Cite error: A </w:t>
      </w:r>
      <w:hyperlink r:id="rId506" w:anchor="WP:LDR" w:tooltip="Help:Footnotes" w:history="1">
        <w:r w:rsidRPr="00E537EA">
          <w:rPr>
            <w:rStyle w:val="Hyperlink"/>
            <w:rFonts w:ascii="Times New Roman" w:hAnsi="Times New Roman" w:cs="Times New Roman"/>
            <w:b/>
            <w:bCs/>
            <w:sz w:val="24"/>
            <w:szCs w:val="24"/>
          </w:rPr>
          <w:t>list-defined reference</w:t>
        </w:r>
      </w:hyperlink>
      <w:r w:rsidRPr="00E537EA">
        <w:rPr>
          <w:rFonts w:ascii="Times New Roman" w:hAnsi="Times New Roman" w:cs="Times New Roman"/>
          <w:b/>
          <w:bCs/>
          <w:sz w:val="24"/>
          <w:szCs w:val="24"/>
        </w:rPr>
        <w:t> named "book-amazon" is not used in the content (see the </w:t>
      </w:r>
      <w:hyperlink r:id="rId507" w:tooltip="Help:Cite errors/Cite error references missing key" w:history="1">
        <w:r w:rsidRPr="00E537EA">
          <w:rPr>
            <w:rStyle w:val="Hyperlink"/>
            <w:rFonts w:ascii="Times New Roman" w:hAnsi="Times New Roman" w:cs="Times New Roman"/>
            <w:b/>
            <w:bCs/>
            <w:sz w:val="24"/>
            <w:szCs w:val="24"/>
          </w:rPr>
          <w:t>help page</w:t>
        </w:r>
      </w:hyperlink>
      <w:r w:rsidRPr="00E537EA">
        <w:rPr>
          <w:rFonts w:ascii="Times New Roman" w:hAnsi="Times New Roman" w:cs="Times New Roman"/>
          <w:b/>
          <w:bCs/>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508" w:anchor="References" w:tooltip="Special:Diff/1291558682"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509" w:tooltip="Draft:Caligomos Art" w:history="1">
        <w:r w:rsidRPr="00E537EA">
          <w:rPr>
            <w:rStyle w:val="Hyperlink"/>
            <w:rFonts w:ascii="Times New Roman" w:hAnsi="Times New Roman" w:cs="Times New Roman"/>
            <w:sz w:val="24"/>
            <w:szCs w:val="24"/>
          </w:rPr>
          <w:t>Draft:Caligomos Art</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Links to searches</w:t>
      </w:r>
    </w:p>
    <w:p w:rsidR="00E537EA" w:rsidRPr="00E537EA" w:rsidRDefault="00917C6C" w:rsidP="00BD7E7B">
      <w:pPr>
        <w:numPr>
          <w:ilvl w:val="0"/>
          <w:numId w:val="22"/>
        </w:numPr>
        <w:rPr>
          <w:rFonts w:ascii="Times New Roman" w:hAnsi="Times New Roman" w:cs="Times New Roman"/>
          <w:sz w:val="24"/>
          <w:szCs w:val="24"/>
        </w:rPr>
      </w:pPr>
      <w:hyperlink r:id="rId510" w:tooltip="Category:Pages with incorrect ref formatting" w:history="1">
        <w:r w:rsidR="00E537EA" w:rsidRPr="00E537EA">
          <w:rPr>
            <w:rStyle w:val="Hyperlink"/>
            <w:rFonts w:ascii="Times New Roman" w:hAnsi="Times New Roman" w:cs="Times New Roman"/>
            <w:sz w:val="24"/>
            <w:szCs w:val="24"/>
          </w:rPr>
          <w:t>Category:Pages with incorrect ref formatting</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Miscellaneous</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Sudden shift in writing style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 sudden shift in an editor's writing style, such as unexpectedly flawless grammar compared to their other communication, may indicate the use of AI tools. Combining formal and casual writing styles is not exclusive to AI, but may be considered a sign. Using more formal prose in some writing may simply be a matter of code switching.</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 mismatch of user location, national ties of the topic to a variety of English, and the variety of English used may indicate the use of AI tools. A human writer from India writing about an Indian university would probably not use American English; however, LLM outputs use American English by default, unless prompted otherwise.</w:t>
      </w:r>
      <w:hyperlink r:id="rId511" w:anchor="cite_note-Ju_et_al.-28" w:history="1">
        <w:r w:rsidRPr="00E537EA">
          <w:rPr>
            <w:rStyle w:val="Hyperlink"/>
            <w:rFonts w:ascii="Times New Roman" w:hAnsi="Times New Roman" w:cs="Times New Roman"/>
            <w:sz w:val="24"/>
            <w:szCs w:val="24"/>
            <w:vertAlign w:val="superscript"/>
          </w:rPr>
          <w:t>[18]</w:t>
        </w:r>
      </w:hyperlink>
      <w:r w:rsidRPr="00E537EA">
        <w:rPr>
          <w:rFonts w:ascii="Times New Roman" w:hAnsi="Times New Roman" w:cs="Times New Roman"/>
          <w:sz w:val="24"/>
          <w:szCs w:val="24"/>
        </w:rPr>
        <w:t> Note that non-native English speakers tend to mix up English varieties, and such signs should raise suspicion only if there is a sudden and complete shift in an editor's English variety use.</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Overwhelmingly verbose edit summaries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AI-generated </w:t>
      </w:r>
      <w:hyperlink r:id="rId512" w:tooltip="Help:Edit summary" w:history="1">
        <w:r w:rsidRPr="00E537EA">
          <w:rPr>
            <w:rStyle w:val="Hyperlink"/>
            <w:rFonts w:ascii="Times New Roman" w:hAnsi="Times New Roman" w:cs="Times New Roman"/>
            <w:sz w:val="24"/>
            <w:szCs w:val="24"/>
          </w:rPr>
          <w:t>edit summaries</w:t>
        </w:r>
      </w:hyperlink>
      <w:r w:rsidRPr="00E537EA">
        <w:rPr>
          <w:rFonts w:ascii="Times New Roman" w:hAnsi="Times New Roman" w:cs="Times New Roman"/>
          <w:sz w:val="24"/>
          <w:szCs w:val="24"/>
        </w:rPr>
        <w:t> are often unusually long, written as formal, first-person paragraphs without </w:t>
      </w:r>
      <w:hyperlink r:id="rId513" w:tooltip="Wikipedia:Edit summary legend" w:history="1">
        <w:r w:rsidRPr="00E537EA">
          <w:rPr>
            <w:rStyle w:val="Hyperlink"/>
            <w:rFonts w:ascii="Times New Roman" w:hAnsi="Times New Roman" w:cs="Times New Roman"/>
            <w:sz w:val="24"/>
            <w:szCs w:val="24"/>
          </w:rPr>
          <w:t>abbreviations</w:t>
        </w:r>
      </w:hyperlink>
      <w:r w:rsidRPr="00E537EA">
        <w:rPr>
          <w:rFonts w:ascii="Times New Roman" w:hAnsi="Times New Roman" w:cs="Times New Roman"/>
          <w:sz w:val="24"/>
          <w:szCs w:val="24"/>
        </w:rPr>
        <w:t>, and/or conspicuously itemize Wikipedia's conventions.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ChatGPT I revised the content to provide a neutral and informative description of the Indira Gandhi National Centre for the Arts (IGNCA). The focus was on presenting the institution's objectives, approach, and programs in a way that adheres to Wikipedia's guidelines. The tone was adjusted to be more encyclopedic and less promotional.</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— Edit summary from </w:t>
      </w:r>
      <w:hyperlink r:id="rId514" w:tooltip="Special:Diff/1169501852"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515" w:tooltip="Indira Gandhi National Centre for the Arts" w:history="1">
        <w:r w:rsidRPr="00E537EA">
          <w:rPr>
            <w:rStyle w:val="Hyperlink"/>
            <w:rFonts w:ascii="Times New Roman" w:hAnsi="Times New Roman" w:cs="Times New Roman"/>
            <w:sz w:val="24"/>
            <w:szCs w:val="24"/>
          </w:rPr>
          <w:t>Indira Gandhi National Centre for the Arts</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 formalized the tone, clarified technical content, ensured neutrality, and indicated citation needs. Historical narratives were streamlined, allocation details specified with regulatory references, propagation explanations made reader-friendly, and equipment discussions focused on availability and regulatory compliance, all while adhering to encyclopedic standards.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— Edit summary from </w:t>
      </w:r>
      <w:hyperlink r:id="rId516" w:tooltip="Special:Diff/1184567431"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517" w:tooltip="4-metre band" w:history="1">
        <w:r w:rsidRPr="00E537EA">
          <w:rPr>
            <w:rStyle w:val="Hyperlink"/>
            <w:rFonts w:ascii="Times New Roman" w:hAnsi="Times New Roman" w:cs="Times New Roman"/>
            <w:sz w:val="24"/>
            <w:szCs w:val="24"/>
          </w:rPr>
          <w:t>4-metre band</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**Concise edit summary:** Improved clarity, flow, and readability of the plot section; reduced redundancy and refined tone for better encyclopedic style.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— Edit summary from </w:t>
      </w:r>
      <w:hyperlink r:id="rId518" w:tooltip="Special:Diff/1293085006"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519" w:tooltip="Anaganaga (film)" w:history="1">
        <w:r w:rsidRPr="00E537EA">
          <w:rPr>
            <w:rStyle w:val="Hyperlink"/>
            <w:rFonts w:ascii="Times New Roman" w:hAnsi="Times New Roman" w:cs="Times New Roman"/>
            <w:sz w:val="24"/>
            <w:szCs w:val="24"/>
          </w:rPr>
          <w:t>Anaganaga (film)</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"Submission statements" in AFC drafts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This one is specific to drafts submitted by </w:t>
      </w:r>
      <w:hyperlink r:id="rId520" w:tooltip="Wikipedia:AFC" w:history="1">
        <w:r w:rsidRPr="00E537EA">
          <w:rPr>
            <w:rStyle w:val="Hyperlink"/>
            <w:rFonts w:ascii="Times New Roman" w:hAnsi="Times New Roman" w:cs="Times New Roman"/>
            <w:sz w:val="24"/>
            <w:szCs w:val="24"/>
          </w:rPr>
          <w:t>Articles for Creation</w:t>
        </w:r>
      </w:hyperlink>
      <w:r w:rsidRPr="00E537EA">
        <w:rPr>
          <w:rFonts w:ascii="Times New Roman" w:hAnsi="Times New Roman" w:cs="Times New Roman"/>
          <w:sz w:val="24"/>
          <w:szCs w:val="24"/>
        </w:rPr>
        <w:t>. At least one LLM tends to insert "submission statements" supposedly intended for reviewers that supposedly explain why the subject is notable and why the draft meets Wikipedia guidelines. Of course, </w:t>
      </w:r>
      <w:hyperlink r:id="rId521" w:tooltip="Wikipedia:BOOMERANG" w:history="1">
        <w:r w:rsidRPr="00E537EA">
          <w:rPr>
            <w:rStyle w:val="Hyperlink"/>
            <w:rFonts w:ascii="Times New Roman" w:hAnsi="Times New Roman" w:cs="Times New Roman"/>
            <w:sz w:val="24"/>
            <w:szCs w:val="24"/>
          </w:rPr>
          <w:t>all this actually does is</w:t>
        </w:r>
      </w:hyperlink>
      <w:r w:rsidRPr="00E537EA">
        <w:rPr>
          <w:rFonts w:ascii="Times New Roman" w:hAnsi="Times New Roman" w:cs="Times New Roman"/>
          <w:sz w:val="24"/>
          <w:szCs w:val="24"/>
        </w:rPr>
        <w:t> let reviewers know that the draft is LLM-generated, and should be declined or speedied without a second thought.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xml:space="preserve">Reviewer note (for AfC): This draft is a neutral and well-sourced biography of Portuguese public manager Jorge Patrão. All references are from independent, reliable sources (Público, Diário de Notícias, Jornal de Negócios, RTP, O Interior, Agência Lusa) covering his public career and cultural activity. It meets WP:RS and WP:BLP standards and </w:t>
      </w:r>
      <w:r w:rsidRPr="00E537EA">
        <w:rPr>
          <w:rFonts w:ascii="Times New Roman" w:hAnsi="Times New Roman" w:cs="Times New Roman"/>
          <w:sz w:val="24"/>
          <w:szCs w:val="24"/>
        </w:rPr>
        <w:lastRenderedPageBreak/>
        <w:t>demonstrates clear notability per WP:NBIO through: – Presidency of Serra da Estrela Tourism Region (1998–2013); – Presidency of Parkurbis – Covilhã Science and Technology Park; – Founding role in Rede de Judiarias de Portugal (member of the Council of Europe’s European Routes of Jewish Heritage); – Authorship of the book "1677 – A Fábrica d’El-Rei"; – Founder/curator of the Beatriz de Luna Art Collection (Old Master focus). There is also a Portuguese version of this article at pt.wikipedia.org/wiki/Jorge_Patrão. Thank you for your review. --&gt;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— Found at the top of </w:t>
      </w:r>
      <w:hyperlink r:id="rId522" w:tooltip="Special:PermanentLink/1317117951" w:history="1">
        <w:r w:rsidRPr="00E537EA">
          <w:rPr>
            <w:rStyle w:val="Hyperlink"/>
            <w:rFonts w:ascii="Times New Roman" w:hAnsi="Times New Roman" w:cs="Times New Roman"/>
            <w:sz w:val="24"/>
            <w:szCs w:val="24"/>
          </w:rPr>
          <w:t>Draft:JorgePatrão</w:t>
        </w:r>
      </w:hyperlink>
      <w:r w:rsidRPr="00E537EA">
        <w:rPr>
          <w:rFonts w:ascii="Times New Roman" w:hAnsi="Times New Roman" w:cs="Times New Roman"/>
          <w:sz w:val="24"/>
          <w:szCs w:val="24"/>
        </w:rPr>
        <w:t> (all the inevitable formatting errors are present in the original)</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Pre-placed maintenance templates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Occasionally a new editor creates a draft that includes an </w:t>
      </w:r>
      <w:hyperlink r:id="rId523" w:tooltip="Wikipedia:AFC" w:history="1">
        <w:r w:rsidRPr="00E537EA">
          <w:rPr>
            <w:rStyle w:val="Hyperlink"/>
            <w:rFonts w:ascii="Times New Roman" w:hAnsi="Times New Roman" w:cs="Times New Roman"/>
            <w:sz w:val="24"/>
            <w:szCs w:val="24"/>
          </w:rPr>
          <w:t>AFC</w:t>
        </w:r>
      </w:hyperlink>
      <w:r w:rsidRPr="00E537EA">
        <w:rPr>
          <w:rFonts w:ascii="Times New Roman" w:hAnsi="Times New Roman" w:cs="Times New Roman"/>
          <w:sz w:val="24"/>
          <w:szCs w:val="24"/>
        </w:rPr>
        <w:t> review template already set to "declined". The template is also devoid of content with no reviewer reasoning given. The LLM apparently offers to add an AFC submission template to the draft, and then provides something like {{</w:t>
      </w:r>
      <w:hyperlink r:id="rId524" w:tooltip="Template:AfC submission" w:history="1">
        <w:r w:rsidRPr="00E537EA">
          <w:rPr>
            <w:rStyle w:val="Hyperlink"/>
            <w:rFonts w:ascii="Times New Roman" w:hAnsi="Times New Roman" w:cs="Times New Roman"/>
            <w:sz w:val="24"/>
            <w:szCs w:val="24"/>
          </w:rPr>
          <w:t>AfCsubmission</w:t>
        </w:r>
      </w:hyperlink>
      <w:r w:rsidRPr="00E537EA">
        <w:rPr>
          <w:rFonts w:ascii="Times New Roman" w:hAnsi="Times New Roman" w:cs="Times New Roman"/>
          <w:sz w:val="24"/>
          <w:szCs w:val="24"/>
        </w:rPr>
        <w:t>|d}}, in which the "d" parameter pre-declines the draft by substituting {{</w:t>
      </w:r>
      <w:hyperlink r:id="rId525" w:tooltip="Template:AfC submission/declined" w:history="1">
        <w:r w:rsidRPr="00E537EA">
          <w:rPr>
            <w:rStyle w:val="Hyperlink"/>
            <w:rFonts w:ascii="Times New Roman" w:hAnsi="Times New Roman" w:cs="Times New Roman"/>
            <w:sz w:val="24"/>
            <w:szCs w:val="24"/>
          </w:rPr>
          <w:t>AfC submission/declined</w:t>
        </w:r>
      </w:hyperlink>
      <w:r w:rsidRPr="00E537EA">
        <w:rPr>
          <w:rFonts w:ascii="Times New Roman" w:hAnsi="Times New Roman" w:cs="Times New Roman"/>
          <w:sz w:val="24"/>
          <w:szCs w:val="24"/>
        </w:rPr>
        <w:t>}}. The draft's contribution history reveals that this template was inserted at some point by the draft's creator. Invariably the creator then asks on </w:t>
      </w:r>
      <w:hyperlink r:id="rId526" w:tooltip="Wikipedia:WikiProject Articles for creation/Help desk" w:history="1">
        <w:r w:rsidRPr="00E537EA">
          <w:rPr>
            <w:rStyle w:val="Hyperlink"/>
            <w:rFonts w:ascii="Times New Roman" w:hAnsi="Times New Roman" w:cs="Times New Roman"/>
            <w:sz w:val="24"/>
            <w:szCs w:val="24"/>
          </w:rPr>
          <w:t>Wikipedia:WikiProject Articles for creation/Help desk</w:t>
        </w:r>
      </w:hyperlink>
      <w:r w:rsidRPr="00E537EA">
        <w:rPr>
          <w:rFonts w:ascii="Times New Roman" w:hAnsi="Times New Roman" w:cs="Times New Roman"/>
          <w:sz w:val="24"/>
          <w:szCs w:val="24"/>
        </w:rPr>
        <w:t> or one of the other help pages why the draft was declined with no feedback. The presence of a content-free "submission declined" header is a </w:t>
      </w:r>
      <w:r w:rsidRPr="00E537EA">
        <w:rPr>
          <w:rFonts w:ascii="Times New Roman" w:hAnsi="Times New Roman" w:cs="Times New Roman"/>
          <w:b/>
          <w:bCs/>
          <w:sz w:val="24"/>
          <w:szCs w:val="24"/>
        </w:rPr>
        <w:t>strong</w:t>
      </w:r>
      <w:r w:rsidRPr="00E537EA">
        <w:rPr>
          <w:rFonts w:ascii="Times New Roman" w:hAnsi="Times New Roman" w:cs="Times New Roman"/>
          <w:sz w:val="24"/>
          <w:szCs w:val="24"/>
        </w:rPr>
        <w:t> indicator that the draft was LLM-generated.</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LLMs have been known to create pages that already have maintenance templates that shouldn't plausibly be there, including maintenance tags and incorrect </w:t>
      </w:r>
      <w:hyperlink r:id="rId527" w:tooltip="Wikipedia:Protection" w:history="1">
        <w:r w:rsidRPr="00E537EA">
          <w:rPr>
            <w:rStyle w:val="Hyperlink"/>
            <w:rFonts w:ascii="Times New Roman" w:hAnsi="Times New Roman" w:cs="Times New Roman"/>
            <w:sz w:val="24"/>
            <w:szCs w:val="24"/>
          </w:rPr>
          <w:t>protection</w:t>
        </w:r>
      </w:hyperlink>
      <w:r w:rsidRPr="00E537EA">
        <w:rPr>
          <w:rFonts w:ascii="Times New Roman" w:hAnsi="Times New Roman" w:cs="Times New Roman"/>
          <w:sz w:val="24"/>
          <w:szCs w:val="24"/>
        </w:rPr>
        <w:t> templates.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t>
      </w:r>
      <w:r w:rsidRPr="00E537EA">
        <w:rPr>
          <w:rFonts w:ascii="Times New Roman" w:hAnsi="Times New Roman" w:cs="Times New Roman"/>
          <w:b/>
          <w:bCs/>
          <w:sz w:val="24"/>
          <w:szCs w:val="24"/>
        </w:rPr>
        <w:t>Short description</w:t>
      </w:r>
      <w:r w:rsidRPr="00E537EA">
        <w:rPr>
          <w:rFonts w:ascii="Times New Roman" w:hAnsi="Times New Roman" w:cs="Times New Roman"/>
          <w:sz w:val="24"/>
          <w:szCs w:val="24"/>
        </w:rPr>
        <w:t>|Advice on detecting AI-generated content}}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t>
      </w:r>
      <w:r w:rsidRPr="00E537EA">
        <w:rPr>
          <w:rFonts w:ascii="Times New Roman" w:hAnsi="Times New Roman" w:cs="Times New Roman"/>
          <w:b/>
          <w:bCs/>
          <w:sz w:val="24"/>
          <w:szCs w:val="24"/>
        </w:rPr>
        <w:t>Use American English</w:t>
      </w:r>
      <w:r w:rsidRPr="00E537EA">
        <w:rPr>
          <w:rFonts w:ascii="Times New Roman" w:hAnsi="Times New Roman" w:cs="Times New Roman"/>
          <w:sz w:val="24"/>
          <w:szCs w:val="24"/>
        </w:rPr>
        <w:t>|date=September 2022}}</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t>
      </w:r>
      <w:r w:rsidRPr="00E537EA">
        <w:rPr>
          <w:rFonts w:ascii="Times New Roman" w:hAnsi="Times New Roman" w:cs="Times New Roman"/>
          <w:b/>
          <w:bCs/>
          <w:sz w:val="24"/>
          <w:szCs w:val="24"/>
        </w:rPr>
        <w:t>Use mdydates</w:t>
      </w:r>
      <w:r w:rsidRPr="00E537EA">
        <w:rPr>
          <w:rFonts w:ascii="Times New Roman" w:hAnsi="Times New Roman" w:cs="Times New Roman"/>
          <w:sz w:val="24"/>
          <w:szCs w:val="24"/>
        </w:rPr>
        <w:t>|date=February 2025}}</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528" w:tooltip="Special:PermanentLink/1278033935"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a user sandbox (later </w:t>
      </w:r>
      <w:hyperlink r:id="rId529" w:tooltip="Wikipedia:C&amp;P" w:history="1">
        <w:r w:rsidRPr="00E537EA">
          <w:rPr>
            <w:rStyle w:val="Hyperlink"/>
            <w:rFonts w:ascii="Times New Roman" w:hAnsi="Times New Roman" w:cs="Times New Roman"/>
            <w:sz w:val="24"/>
            <w:szCs w:val="24"/>
          </w:rPr>
          <w:t>cut-and-paste moved</w:t>
        </w:r>
      </w:hyperlink>
      <w:r w:rsidRPr="00E537EA">
        <w:rPr>
          <w:rFonts w:ascii="Times New Roman" w:hAnsi="Times New Roman" w:cs="Times New Roman"/>
          <w:sz w:val="24"/>
          <w:szCs w:val="24"/>
        </w:rPr>
        <w:t> to </w:t>
      </w:r>
      <w:hyperlink r:id="rId530" w:tooltip="Émile Dufresne (page does not exist)" w:history="1">
        <w:r w:rsidRPr="00E537EA">
          <w:rPr>
            <w:rStyle w:val="Hyperlink"/>
            <w:rFonts w:ascii="Times New Roman" w:hAnsi="Times New Roman" w:cs="Times New Roman"/>
            <w:sz w:val="24"/>
            <w:szCs w:val="24"/>
          </w:rPr>
          <w:t>Émile Dufresne</w:t>
        </w:r>
      </w:hyperlink>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Links to searches</w:t>
      </w:r>
    </w:p>
    <w:p w:rsidR="00E537EA" w:rsidRPr="00E537EA" w:rsidRDefault="00917C6C" w:rsidP="00BD7E7B">
      <w:pPr>
        <w:numPr>
          <w:ilvl w:val="0"/>
          <w:numId w:val="23"/>
        </w:numPr>
        <w:rPr>
          <w:rFonts w:ascii="Times New Roman" w:hAnsi="Times New Roman" w:cs="Times New Roman"/>
          <w:sz w:val="24"/>
          <w:szCs w:val="24"/>
        </w:rPr>
      </w:pPr>
      <w:hyperlink r:id="rId531" w:history="1">
        <w:r w:rsidR="00E537EA" w:rsidRPr="00E537EA">
          <w:rPr>
            <w:rStyle w:val="Hyperlink"/>
            <w:rFonts w:ascii="Times New Roman" w:hAnsi="Times New Roman" w:cs="Times New Roman"/>
            <w:sz w:val="24"/>
            <w:szCs w:val="24"/>
          </w:rPr>
          <w:t>you declined your own draft</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Signs of human writing</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Age of text relative to ChatGPT launch</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ChatGPT was launched to the public on November 30, 2022. Although OpenAI had similarly powerful LLMs before then, they were paid services and not easily accessible or known to lay people. Thus, if an edit was made </w:t>
      </w:r>
      <w:r w:rsidRPr="00E537EA">
        <w:rPr>
          <w:rFonts w:ascii="Times New Roman" w:hAnsi="Times New Roman" w:cs="Times New Roman"/>
          <w:b/>
          <w:bCs/>
          <w:sz w:val="24"/>
          <w:szCs w:val="24"/>
        </w:rPr>
        <w:t>before November 30, 2022</w:t>
      </w:r>
      <w:r w:rsidRPr="00E537EA">
        <w:rPr>
          <w:rFonts w:ascii="Times New Roman" w:hAnsi="Times New Roman" w:cs="Times New Roman"/>
          <w:sz w:val="24"/>
          <w:szCs w:val="24"/>
        </w:rPr>
        <w:t>, AI use can be safely ruled out for the corresponding text. While some older writing displays some of the AI signs given in this list, and may even convincingly appear to have been AI-generated, the vastness of Wikipedia allows for these coincidences.</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Ability to explain one's own editorial choices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Editors should be able to explain why they made an edit or mistake. For example, if an editor inserts a URL that appears fabricated, you can ask how the mix-up occurred instead of jumping to conclusions. If they can supply the correct link and explain it as a human error (perhaps a typo), or share the relevant passage from the real source, that points to an ordinary human error.</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Ineffective indicators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False accusations of AI use can </w:t>
      </w:r>
      <w:hyperlink r:id="rId532" w:tooltip="Wikipedia:BITE" w:history="1">
        <w:r w:rsidRPr="00E537EA">
          <w:rPr>
            <w:rStyle w:val="Hyperlink"/>
            <w:rFonts w:ascii="Times New Roman" w:hAnsi="Times New Roman" w:cs="Times New Roman"/>
            <w:sz w:val="24"/>
            <w:szCs w:val="24"/>
          </w:rPr>
          <w:t>drive away new editors</w:t>
        </w:r>
      </w:hyperlink>
      <w:r w:rsidRPr="00E537EA">
        <w:rPr>
          <w:rFonts w:ascii="Times New Roman" w:hAnsi="Times New Roman" w:cs="Times New Roman"/>
          <w:sz w:val="24"/>
          <w:szCs w:val="24"/>
        </w:rPr>
        <w:t> and foster an atmosphere of suspicion. Before claiming AI was used, consider whether </w:t>
      </w:r>
      <w:hyperlink r:id="rId533" w:tooltip="Dunning–Kruger effect" w:history="1">
        <w:r w:rsidRPr="00E537EA">
          <w:rPr>
            <w:rStyle w:val="Hyperlink"/>
            <w:rFonts w:ascii="Times New Roman" w:hAnsi="Times New Roman" w:cs="Times New Roman"/>
            <w:sz w:val="24"/>
            <w:szCs w:val="24"/>
          </w:rPr>
          <w:t>Dunning–Kruger effect</w:t>
        </w:r>
      </w:hyperlink>
      <w:r w:rsidRPr="00E537EA">
        <w:rPr>
          <w:rFonts w:ascii="Times New Roman" w:hAnsi="Times New Roman" w:cs="Times New Roman"/>
          <w:sz w:val="24"/>
          <w:szCs w:val="24"/>
        </w:rPr>
        <w:t> and </w:t>
      </w:r>
      <w:hyperlink r:id="rId534" w:tooltip="Confirmation bias" w:history="1">
        <w:r w:rsidRPr="00E537EA">
          <w:rPr>
            <w:rStyle w:val="Hyperlink"/>
            <w:rFonts w:ascii="Times New Roman" w:hAnsi="Times New Roman" w:cs="Times New Roman"/>
            <w:sz w:val="24"/>
            <w:szCs w:val="24"/>
          </w:rPr>
          <w:t>confirmation bias</w:t>
        </w:r>
      </w:hyperlink>
      <w:r w:rsidRPr="00E537EA">
        <w:rPr>
          <w:rFonts w:ascii="Times New Roman" w:hAnsi="Times New Roman" w:cs="Times New Roman"/>
          <w:sz w:val="24"/>
          <w:szCs w:val="24"/>
        </w:rPr>
        <w:t> is clouding your judgement. Here are several somewhat commonly used indicators that are ineffective in LLM detection—and may even indicate the opposite.</w:t>
      </w:r>
    </w:p>
    <w:p w:rsidR="00E537EA" w:rsidRPr="00E537EA" w:rsidRDefault="00E537EA" w:rsidP="00BD7E7B">
      <w:pPr>
        <w:numPr>
          <w:ilvl w:val="0"/>
          <w:numId w:val="24"/>
        </w:numPr>
        <w:rPr>
          <w:rFonts w:ascii="Times New Roman" w:hAnsi="Times New Roman" w:cs="Times New Roman"/>
          <w:sz w:val="24"/>
          <w:szCs w:val="24"/>
        </w:rPr>
      </w:pPr>
      <w:r w:rsidRPr="00E537EA">
        <w:rPr>
          <w:rFonts w:ascii="Times New Roman" w:hAnsi="Times New Roman" w:cs="Times New Roman"/>
          <w:b/>
          <w:bCs/>
          <w:sz w:val="24"/>
          <w:szCs w:val="24"/>
        </w:rPr>
        <w:t>Perfect grammar</w:t>
      </w:r>
      <w:r w:rsidRPr="00E537EA">
        <w:rPr>
          <w:rFonts w:ascii="Times New Roman" w:hAnsi="Times New Roman" w:cs="Times New Roman"/>
          <w:sz w:val="24"/>
          <w:szCs w:val="24"/>
        </w:rPr>
        <w:t>: While modern LLMs are known for high grammatical proficiency, many editors are also skilled writers or come from professional writing backgrounds. (See also </w:t>
      </w:r>
      <w:hyperlink r:id="rId535" w:anchor="Sudden_shift_in_English_variety_use" w:history="1">
        <w:r w:rsidRPr="00E537EA">
          <w:rPr>
            <w:rStyle w:val="Hyperlink"/>
            <w:rFonts w:ascii="Times New Roman" w:hAnsi="Times New Roman" w:cs="Times New Roman"/>
            <w:sz w:val="24"/>
            <w:szCs w:val="24"/>
          </w:rPr>
          <w:t>§ Sudden shift in English variety use</w:t>
        </w:r>
      </w:hyperlink>
      <w:r w:rsidRPr="00E537EA">
        <w:rPr>
          <w:rFonts w:ascii="Times New Roman" w:hAnsi="Times New Roman" w:cs="Times New Roman"/>
          <w:sz w:val="24"/>
          <w:szCs w:val="24"/>
        </w:rPr>
        <w:t>.)</w:t>
      </w:r>
    </w:p>
    <w:p w:rsidR="00E537EA" w:rsidRPr="00E537EA" w:rsidRDefault="00E537EA" w:rsidP="00BD7E7B">
      <w:pPr>
        <w:numPr>
          <w:ilvl w:val="0"/>
          <w:numId w:val="25"/>
        </w:numPr>
        <w:rPr>
          <w:rFonts w:ascii="Times New Roman" w:hAnsi="Times New Roman" w:cs="Times New Roman"/>
          <w:sz w:val="24"/>
          <w:szCs w:val="24"/>
        </w:rPr>
      </w:pPr>
      <w:r w:rsidRPr="00E537EA">
        <w:rPr>
          <w:rFonts w:ascii="Times New Roman" w:hAnsi="Times New Roman" w:cs="Times New Roman"/>
          <w:b/>
          <w:bCs/>
          <w:sz w:val="24"/>
          <w:szCs w:val="24"/>
        </w:rPr>
        <w:lastRenderedPageBreak/>
        <w:t>Combination of casual and formal registers, or language that sounds both "clinical" and "emotional"</w:t>
      </w:r>
      <w:r w:rsidRPr="00E537EA">
        <w:rPr>
          <w:rFonts w:ascii="Times New Roman" w:hAnsi="Times New Roman" w:cs="Times New Roman"/>
          <w:sz w:val="24"/>
          <w:szCs w:val="24"/>
        </w:rPr>
        <w:t>: This may indicate the casual writing of a person in a technical field, such as computer science. It may also indicate youth, a preference for mixed registers, playfulness, or neurodivergence. Or it may simply be the result of multiple editors adding to a page.</w:t>
      </w:r>
    </w:p>
    <w:p w:rsidR="00E537EA" w:rsidRPr="00E537EA" w:rsidRDefault="00E537EA" w:rsidP="00BD7E7B">
      <w:pPr>
        <w:numPr>
          <w:ilvl w:val="0"/>
          <w:numId w:val="26"/>
        </w:numPr>
        <w:rPr>
          <w:rFonts w:ascii="Times New Roman" w:hAnsi="Times New Roman" w:cs="Times New Roman"/>
          <w:sz w:val="24"/>
          <w:szCs w:val="24"/>
        </w:rPr>
      </w:pPr>
      <w:r w:rsidRPr="00E537EA">
        <w:rPr>
          <w:rFonts w:ascii="Times New Roman" w:hAnsi="Times New Roman" w:cs="Times New Roman"/>
          <w:b/>
          <w:bCs/>
          <w:sz w:val="24"/>
          <w:szCs w:val="24"/>
        </w:rPr>
        <w:t>"Bland" or "robotic" prose</w:t>
      </w:r>
      <w:r w:rsidRPr="00E537EA">
        <w:rPr>
          <w:rFonts w:ascii="Times New Roman" w:hAnsi="Times New Roman" w:cs="Times New Roman"/>
          <w:sz w:val="24"/>
          <w:szCs w:val="24"/>
        </w:rPr>
        <w:t>: LLM output has specific traits, as detailed above, and it skews positive and verbose by default. While these tendencies are formulaic, they may not scan as "robotic" to those unfamiliar with AI writing.</w:t>
      </w:r>
      <w:hyperlink r:id="rId536" w:anchor="cite_note-jalt-29" w:history="1">
        <w:r w:rsidRPr="00E537EA">
          <w:rPr>
            <w:rStyle w:val="Hyperlink"/>
            <w:rFonts w:ascii="Times New Roman" w:hAnsi="Times New Roman" w:cs="Times New Roman"/>
            <w:sz w:val="24"/>
            <w:szCs w:val="24"/>
            <w:vertAlign w:val="superscript"/>
          </w:rPr>
          <w:t>[19]</w:t>
        </w:r>
      </w:hyperlink>
    </w:p>
    <w:p w:rsidR="00E537EA" w:rsidRPr="00E537EA" w:rsidRDefault="00E537EA" w:rsidP="00BD7E7B">
      <w:pPr>
        <w:numPr>
          <w:ilvl w:val="0"/>
          <w:numId w:val="27"/>
        </w:numPr>
        <w:rPr>
          <w:rFonts w:ascii="Times New Roman" w:hAnsi="Times New Roman" w:cs="Times New Roman"/>
          <w:sz w:val="24"/>
          <w:szCs w:val="24"/>
        </w:rPr>
      </w:pPr>
      <w:r w:rsidRPr="00E537EA">
        <w:rPr>
          <w:rFonts w:ascii="Times New Roman" w:hAnsi="Times New Roman" w:cs="Times New Roman"/>
          <w:b/>
          <w:bCs/>
          <w:sz w:val="24"/>
          <w:szCs w:val="24"/>
        </w:rPr>
        <w:t>"Fancy," "academic," or "formal" prose</w:t>
      </w:r>
      <w:r w:rsidRPr="00E537EA">
        <w:rPr>
          <w:rFonts w:ascii="Times New Roman" w:hAnsi="Times New Roman" w:cs="Times New Roman"/>
          <w:sz w:val="24"/>
          <w:szCs w:val="24"/>
        </w:rPr>
        <w:t>: While LLMs disproportionately favor certain words and phrases, many of which are longer and have more difficult </w:t>
      </w:r>
      <w:hyperlink r:id="rId537" w:tooltip="Readability" w:history="1">
        <w:r w:rsidRPr="00E537EA">
          <w:rPr>
            <w:rStyle w:val="Hyperlink"/>
            <w:rFonts w:ascii="Times New Roman" w:hAnsi="Times New Roman" w:cs="Times New Roman"/>
            <w:sz w:val="24"/>
            <w:szCs w:val="24"/>
          </w:rPr>
          <w:t>readability</w:t>
        </w:r>
      </w:hyperlink>
      <w:r w:rsidRPr="00E537EA">
        <w:rPr>
          <w:rFonts w:ascii="Times New Roman" w:hAnsi="Times New Roman" w:cs="Times New Roman"/>
          <w:sz w:val="24"/>
          <w:szCs w:val="24"/>
        </w:rPr>
        <w:t> scores than some of their synonyms, these are </w:t>
      </w:r>
      <w:r w:rsidRPr="00E537EA">
        <w:rPr>
          <w:rFonts w:ascii="Times New Roman" w:hAnsi="Times New Roman" w:cs="Times New Roman"/>
          <w:i/>
          <w:iCs/>
          <w:sz w:val="24"/>
          <w:szCs w:val="24"/>
        </w:rPr>
        <w:t>specific words</w:t>
      </w:r>
      <w:r w:rsidRPr="00E537EA">
        <w:rPr>
          <w:rFonts w:ascii="Times New Roman" w:hAnsi="Times New Roman" w:cs="Times New Roman"/>
          <w:sz w:val="24"/>
          <w:szCs w:val="24"/>
        </w:rPr>
        <w:t>. The correlation does not extend to all formal, academic, or "fancy"-sounding prose.</w:t>
      </w:r>
      <w:hyperlink r:id="rId538" w:anchor="cite_note-Russell-2" w:history="1">
        <w:r w:rsidRPr="00E537EA">
          <w:rPr>
            <w:rStyle w:val="Hyperlink"/>
            <w:rFonts w:ascii="Times New Roman" w:hAnsi="Times New Roman" w:cs="Times New Roman"/>
            <w:sz w:val="24"/>
            <w:szCs w:val="24"/>
            <w:vertAlign w:val="superscript"/>
          </w:rPr>
          <w:t>[1]</w:t>
        </w:r>
      </w:hyperlink>
    </w:p>
    <w:p w:rsidR="00E537EA" w:rsidRPr="00E537EA" w:rsidRDefault="00E537EA" w:rsidP="00BD7E7B">
      <w:pPr>
        <w:numPr>
          <w:ilvl w:val="0"/>
          <w:numId w:val="28"/>
        </w:numPr>
        <w:rPr>
          <w:rFonts w:ascii="Times New Roman" w:hAnsi="Times New Roman" w:cs="Times New Roman"/>
          <w:sz w:val="24"/>
          <w:szCs w:val="24"/>
        </w:rPr>
      </w:pPr>
      <w:r w:rsidRPr="00E537EA">
        <w:rPr>
          <w:rFonts w:ascii="Times New Roman" w:hAnsi="Times New Roman" w:cs="Times New Roman"/>
          <w:b/>
          <w:bCs/>
          <w:sz w:val="24"/>
          <w:szCs w:val="24"/>
        </w:rPr>
        <w:t>Letter-like writing (in isolation)</w:t>
      </w:r>
      <w:r w:rsidRPr="00E537EA">
        <w:rPr>
          <w:rFonts w:ascii="Times New Roman" w:hAnsi="Times New Roman" w:cs="Times New Roman"/>
          <w:sz w:val="24"/>
          <w:szCs w:val="24"/>
        </w:rPr>
        <w:t>: Although many talk page messages written with </w:t>
      </w:r>
      <w:hyperlink r:id="rId539" w:tooltip="Salutation" w:history="1">
        <w:r w:rsidRPr="00E537EA">
          <w:rPr>
            <w:rStyle w:val="Hyperlink"/>
            <w:rFonts w:ascii="Times New Roman" w:hAnsi="Times New Roman" w:cs="Times New Roman"/>
            <w:sz w:val="24"/>
            <w:szCs w:val="24"/>
          </w:rPr>
          <w:t>salutations</w:t>
        </w:r>
      </w:hyperlink>
      <w:r w:rsidRPr="00E537EA">
        <w:rPr>
          <w:rFonts w:ascii="Times New Roman" w:hAnsi="Times New Roman" w:cs="Times New Roman"/>
          <w:sz w:val="24"/>
          <w:szCs w:val="24"/>
        </w:rPr>
        <w:t>, </w:t>
      </w:r>
      <w:hyperlink r:id="rId540" w:tooltip="Valediction" w:history="1">
        <w:r w:rsidRPr="00E537EA">
          <w:rPr>
            <w:rStyle w:val="Hyperlink"/>
            <w:rFonts w:ascii="Times New Roman" w:hAnsi="Times New Roman" w:cs="Times New Roman"/>
            <w:sz w:val="24"/>
            <w:szCs w:val="24"/>
          </w:rPr>
          <w:t>valedictions</w:t>
        </w:r>
      </w:hyperlink>
      <w:r w:rsidRPr="00E537EA">
        <w:rPr>
          <w:rFonts w:ascii="Times New Roman" w:hAnsi="Times New Roman" w:cs="Times New Roman"/>
          <w:sz w:val="24"/>
          <w:szCs w:val="24"/>
        </w:rPr>
        <w:t>, </w:t>
      </w:r>
      <w:hyperlink r:id="rId541" w:tooltip="Wikipedia:SUBJECTLINE" w:history="1">
        <w:r w:rsidRPr="00E537EA">
          <w:rPr>
            <w:rStyle w:val="Hyperlink"/>
            <w:rFonts w:ascii="Times New Roman" w:hAnsi="Times New Roman" w:cs="Times New Roman"/>
            <w:sz w:val="24"/>
            <w:szCs w:val="24"/>
          </w:rPr>
          <w:t>subject lines</w:t>
        </w:r>
      </w:hyperlink>
      <w:r w:rsidRPr="00E537EA">
        <w:rPr>
          <w:rFonts w:ascii="Times New Roman" w:hAnsi="Times New Roman" w:cs="Times New Roman"/>
          <w:sz w:val="24"/>
          <w:szCs w:val="24"/>
        </w:rPr>
        <w:t>, and other formalities after 2023 tend to appear AI-generated, letters and emails have conventionally been written in such ways </w:t>
      </w:r>
      <w:r w:rsidRPr="00E537EA">
        <w:rPr>
          <w:rFonts w:ascii="Times New Roman" w:hAnsi="Times New Roman" w:cs="Times New Roman"/>
          <w:i/>
          <w:iCs/>
          <w:sz w:val="24"/>
          <w:szCs w:val="24"/>
        </w:rPr>
        <w:t>long</w:t>
      </w:r>
      <w:r w:rsidRPr="00E537EA">
        <w:rPr>
          <w:rFonts w:ascii="Times New Roman" w:hAnsi="Times New Roman" w:cs="Times New Roman"/>
          <w:sz w:val="24"/>
          <w:szCs w:val="24"/>
        </w:rPr>
        <w:t> before modern LLMs existed. Human editors (particularly newer editors) may format their talk page comments similarly for various reasons, such as being more accustomed to formal communication, posting as part of a school assignment that requires this tone, or simply mistaking the talk page for email. Other tells, such as </w:t>
      </w:r>
      <w:hyperlink r:id="rId542" w:anchor="Inline-header_vertical_lists" w:history="1">
        <w:r w:rsidRPr="00E537EA">
          <w:rPr>
            <w:rStyle w:val="Hyperlink"/>
            <w:rFonts w:ascii="Times New Roman" w:hAnsi="Times New Roman" w:cs="Times New Roman"/>
            <w:sz w:val="24"/>
            <w:szCs w:val="24"/>
          </w:rPr>
          <w:t>vertical lists</w:t>
        </w:r>
      </w:hyperlink>
      <w:hyperlink r:id="rId543" w:anchor="cite_note-30" w:history="1">
        <w:r w:rsidRPr="00E537EA">
          <w:rPr>
            <w:rStyle w:val="Hyperlink"/>
            <w:rFonts w:ascii="Times New Roman" w:hAnsi="Times New Roman" w:cs="Times New Roman"/>
            <w:sz w:val="24"/>
            <w:szCs w:val="24"/>
            <w:vertAlign w:val="superscript"/>
          </w:rPr>
          <w:t>[g]</w:t>
        </w:r>
      </w:hyperlink>
      <w:r w:rsidRPr="00E537EA">
        <w:rPr>
          <w:rFonts w:ascii="Times New Roman" w:hAnsi="Times New Roman" w:cs="Times New Roman"/>
          <w:sz w:val="24"/>
          <w:szCs w:val="24"/>
        </w:rPr>
        <w:t>, </w:t>
      </w:r>
      <w:hyperlink r:id="rId544" w:anchor="Phrasal_templates_and_placeholder_text" w:history="1">
        <w:r w:rsidRPr="00E537EA">
          <w:rPr>
            <w:rStyle w:val="Hyperlink"/>
            <w:rFonts w:ascii="Times New Roman" w:hAnsi="Times New Roman" w:cs="Times New Roman"/>
            <w:sz w:val="24"/>
            <w:szCs w:val="24"/>
          </w:rPr>
          <w:t>placeholders</w:t>
        </w:r>
      </w:hyperlink>
      <w:r w:rsidRPr="00E537EA">
        <w:rPr>
          <w:rFonts w:ascii="Times New Roman" w:hAnsi="Times New Roman" w:cs="Times New Roman"/>
          <w:sz w:val="24"/>
          <w:szCs w:val="24"/>
        </w:rPr>
        <w:t>, or </w:t>
      </w:r>
      <w:hyperlink r:id="rId545" w:anchor="Abrupt_cut_offs" w:history="1">
        <w:r w:rsidRPr="00E537EA">
          <w:rPr>
            <w:rStyle w:val="Hyperlink"/>
            <w:rFonts w:ascii="Times New Roman" w:hAnsi="Times New Roman" w:cs="Times New Roman"/>
            <w:sz w:val="24"/>
            <w:szCs w:val="24"/>
          </w:rPr>
          <w:t>abrupt cutoffs</w:t>
        </w:r>
      </w:hyperlink>
      <w:r w:rsidRPr="00E537EA">
        <w:rPr>
          <w:rFonts w:ascii="Times New Roman" w:hAnsi="Times New Roman" w:cs="Times New Roman"/>
          <w:sz w:val="24"/>
          <w:szCs w:val="24"/>
        </w:rPr>
        <w:t>, are stronger.</w:t>
      </w:r>
    </w:p>
    <w:p w:rsidR="00E537EA" w:rsidRPr="00E537EA" w:rsidRDefault="00E537EA" w:rsidP="00BD7E7B">
      <w:pPr>
        <w:numPr>
          <w:ilvl w:val="0"/>
          <w:numId w:val="29"/>
        </w:numPr>
        <w:rPr>
          <w:rFonts w:ascii="Times New Roman" w:hAnsi="Times New Roman" w:cs="Times New Roman"/>
          <w:sz w:val="24"/>
          <w:szCs w:val="24"/>
        </w:rPr>
      </w:pPr>
      <w:r w:rsidRPr="00E537EA">
        <w:rPr>
          <w:rFonts w:ascii="Times New Roman" w:hAnsi="Times New Roman" w:cs="Times New Roman"/>
          <w:b/>
          <w:bCs/>
          <w:sz w:val="24"/>
          <w:szCs w:val="24"/>
        </w:rPr>
        <w:t>Transition words (in isolation)</w:t>
      </w:r>
      <w:r w:rsidRPr="00E537EA">
        <w:rPr>
          <w:rFonts w:ascii="Times New Roman" w:hAnsi="Times New Roman" w:cs="Times New Roman"/>
          <w:sz w:val="24"/>
          <w:szCs w:val="24"/>
        </w:rPr>
        <w:t>: Older AI text tended to formulaically overuse certain </w:t>
      </w:r>
      <w:hyperlink r:id="rId546" w:tooltip="Transition (linguistics)" w:history="1">
        <w:r w:rsidRPr="00E537EA">
          <w:rPr>
            <w:rStyle w:val="Hyperlink"/>
            <w:rFonts w:ascii="Times New Roman" w:hAnsi="Times New Roman" w:cs="Times New Roman"/>
            <w:sz w:val="24"/>
            <w:szCs w:val="24"/>
          </w:rPr>
          <w:t>transitions</w:t>
        </w:r>
      </w:hyperlink>
      <w:r w:rsidRPr="00E537EA">
        <w:rPr>
          <w:rFonts w:ascii="Times New Roman" w:hAnsi="Times New Roman" w:cs="Times New Roman"/>
          <w:sz w:val="24"/>
          <w:szCs w:val="24"/>
        </w:rPr>
        <w:t> like </w:t>
      </w:r>
      <w:r w:rsidRPr="00E537EA">
        <w:rPr>
          <w:rFonts w:ascii="Times New Roman" w:hAnsi="Times New Roman" w:cs="Times New Roman"/>
          <w:i/>
          <w:iCs/>
          <w:sz w:val="24"/>
          <w:szCs w:val="24"/>
        </w:rPr>
        <w:t>Additionally,</w:t>
      </w:r>
      <w:r w:rsidRPr="00E537EA">
        <w:rPr>
          <w:rFonts w:ascii="Times New Roman" w:hAnsi="Times New Roman" w:cs="Times New Roman"/>
          <w:sz w:val="24"/>
          <w:szCs w:val="24"/>
        </w:rPr>
        <w:t> </w:t>
      </w:r>
      <w:r w:rsidRPr="00E537EA">
        <w:rPr>
          <w:rFonts w:ascii="Times New Roman" w:hAnsi="Times New Roman" w:cs="Times New Roman"/>
          <w:i/>
          <w:iCs/>
          <w:sz w:val="24"/>
          <w:szCs w:val="24"/>
        </w:rPr>
        <w:t>Consequently,</w:t>
      </w:r>
      <w:r w:rsidRPr="00E537EA">
        <w:rPr>
          <w:rFonts w:ascii="Times New Roman" w:hAnsi="Times New Roman" w:cs="Times New Roman"/>
          <w:sz w:val="24"/>
          <w:szCs w:val="24"/>
        </w:rPr>
        <w:t> and </w:t>
      </w:r>
      <w:r w:rsidRPr="00E537EA">
        <w:rPr>
          <w:rFonts w:ascii="Times New Roman" w:hAnsi="Times New Roman" w:cs="Times New Roman"/>
          <w:i/>
          <w:iCs/>
          <w:sz w:val="24"/>
          <w:szCs w:val="24"/>
        </w:rPr>
        <w:t>Notably,</w:t>
      </w:r>
      <w:r w:rsidRPr="00E537EA">
        <w:rPr>
          <w:rFonts w:ascii="Times New Roman" w:hAnsi="Times New Roman" w:cs="Times New Roman"/>
          <w:sz w:val="24"/>
          <w:szCs w:val="24"/>
        </w:rPr>
        <w:t> often to begin sentences. However, only a few transition words and phrases are known to be overused by AI in this way. This pattern also has precedence in essay-like writing by humans and is accepted by many style guides, so this is not a strong tell.</w:t>
      </w:r>
    </w:p>
    <w:p w:rsidR="00E537EA" w:rsidRPr="00E537EA" w:rsidRDefault="00E537EA" w:rsidP="00BD7E7B">
      <w:pPr>
        <w:numPr>
          <w:ilvl w:val="0"/>
          <w:numId w:val="30"/>
        </w:numPr>
        <w:rPr>
          <w:rFonts w:ascii="Times New Roman" w:hAnsi="Times New Roman" w:cs="Times New Roman"/>
          <w:sz w:val="24"/>
          <w:szCs w:val="24"/>
        </w:rPr>
      </w:pPr>
      <w:r w:rsidRPr="00E537EA">
        <w:rPr>
          <w:rFonts w:ascii="Times New Roman" w:hAnsi="Times New Roman" w:cs="Times New Roman"/>
          <w:b/>
          <w:bCs/>
          <w:sz w:val="24"/>
          <w:szCs w:val="24"/>
        </w:rPr>
        <w:t>Unsourced content</w:t>
      </w:r>
      <w:r w:rsidRPr="00E537EA">
        <w:rPr>
          <w:rFonts w:ascii="Times New Roman" w:hAnsi="Times New Roman" w:cs="Times New Roman"/>
          <w:sz w:val="24"/>
          <w:szCs w:val="24"/>
        </w:rPr>
        <w:t>: </w:t>
      </w:r>
      <w:hyperlink r:id="rId547" w:tooltip="Category:All articles with unsourced statements" w:history="1">
        <w:r w:rsidRPr="00E537EA">
          <w:rPr>
            <w:rStyle w:val="Hyperlink"/>
            <w:rFonts w:ascii="Times New Roman" w:hAnsi="Times New Roman" w:cs="Times New Roman"/>
            <w:sz w:val="24"/>
            <w:szCs w:val="24"/>
          </w:rPr>
          <w:t>More than 570,000 articles</w:t>
        </w:r>
      </w:hyperlink>
      <w:r w:rsidRPr="00E537EA">
        <w:rPr>
          <w:rFonts w:ascii="Times New Roman" w:hAnsi="Times New Roman" w:cs="Times New Roman"/>
          <w:sz w:val="24"/>
          <w:szCs w:val="24"/>
        </w:rPr>
        <w:t> are tagged as needing citations, and most of them predate LLMs. Meanwhile, since modern LLM chatbots can search the web and/or view sources a user provides to it, citations are fairly common now in AI-generated text. This does not mean they are </w:t>
      </w:r>
      <w:r w:rsidRPr="00E537EA">
        <w:rPr>
          <w:rFonts w:ascii="Times New Roman" w:hAnsi="Times New Roman" w:cs="Times New Roman"/>
          <w:i/>
          <w:iCs/>
          <w:sz w:val="24"/>
          <w:szCs w:val="24"/>
        </w:rPr>
        <w:t>accurate</w:t>
      </w:r>
      <w:r w:rsidRPr="00E537EA">
        <w:rPr>
          <w:rFonts w:ascii="Times New Roman" w:hAnsi="Times New Roman" w:cs="Times New Roman"/>
          <w:sz w:val="24"/>
          <w:szCs w:val="24"/>
        </w:rPr>
        <w:t> citations, but they are there. Chatbots are known to hallucinate bogus citations, so if there are strong suspicions a chatbot created some of the content, check the references to see if they actually exist.</w:t>
      </w:r>
    </w:p>
    <w:p w:rsidR="00E537EA" w:rsidRPr="00E537EA" w:rsidRDefault="00E537EA" w:rsidP="00BD7E7B">
      <w:pPr>
        <w:numPr>
          <w:ilvl w:val="0"/>
          <w:numId w:val="31"/>
        </w:numPr>
        <w:rPr>
          <w:rFonts w:ascii="Times New Roman" w:hAnsi="Times New Roman" w:cs="Times New Roman"/>
          <w:sz w:val="24"/>
          <w:szCs w:val="24"/>
        </w:rPr>
      </w:pPr>
      <w:r w:rsidRPr="00E537EA">
        <w:rPr>
          <w:rFonts w:ascii="Times New Roman" w:hAnsi="Times New Roman" w:cs="Times New Roman"/>
          <w:b/>
          <w:bCs/>
          <w:sz w:val="24"/>
          <w:szCs w:val="24"/>
        </w:rPr>
        <w:t>Bizarre </w:t>
      </w:r>
      <w:hyperlink r:id="rId548" w:tooltip="Help:Wikitext" w:history="1">
        <w:r w:rsidRPr="00E537EA">
          <w:rPr>
            <w:rStyle w:val="Hyperlink"/>
            <w:rFonts w:ascii="Times New Roman" w:hAnsi="Times New Roman" w:cs="Times New Roman"/>
            <w:b/>
            <w:bCs/>
            <w:sz w:val="24"/>
            <w:szCs w:val="24"/>
          </w:rPr>
          <w:t>wikitext</w:t>
        </w:r>
      </w:hyperlink>
      <w:r w:rsidRPr="00E537EA">
        <w:rPr>
          <w:rFonts w:ascii="Times New Roman" w:hAnsi="Times New Roman" w:cs="Times New Roman"/>
          <w:sz w:val="24"/>
          <w:szCs w:val="24"/>
        </w:rPr>
        <w:t>: While LLMs may hallucinate templates or generate wikitext code with invalid syntax for reasons explained in </w:t>
      </w:r>
      <w:hyperlink r:id="rId549" w:anchor="Use_of_Markdown" w:history="1">
        <w:r w:rsidRPr="00E537EA">
          <w:rPr>
            <w:rStyle w:val="Hyperlink"/>
            <w:rFonts w:ascii="Times New Roman" w:hAnsi="Times New Roman" w:cs="Times New Roman"/>
            <w:sz w:val="24"/>
            <w:szCs w:val="24"/>
          </w:rPr>
          <w:t>§ Use of Markdown</w:t>
        </w:r>
      </w:hyperlink>
      <w:r w:rsidRPr="00E537EA">
        <w:rPr>
          <w:rFonts w:ascii="Times New Roman" w:hAnsi="Times New Roman" w:cs="Times New Roman"/>
          <w:sz w:val="24"/>
          <w:szCs w:val="24"/>
        </w:rPr>
        <w:t>, they are not likely to generate content with certain random-seeming, "inexplicable" errors and artifacts (excluding the ones listed here in </w:t>
      </w:r>
      <w:hyperlink r:id="rId550" w:anchor="Markup" w:history="1">
        <w:r w:rsidRPr="00E537EA">
          <w:rPr>
            <w:rStyle w:val="Hyperlink"/>
            <w:rFonts w:ascii="Times New Roman" w:hAnsi="Times New Roman" w:cs="Times New Roman"/>
            <w:sz w:val="24"/>
            <w:szCs w:val="24"/>
          </w:rPr>
          <w:t>§ Markup</w:t>
        </w:r>
      </w:hyperlink>
      <w:r w:rsidRPr="00E537EA">
        <w:rPr>
          <w:rFonts w:ascii="Times New Roman" w:hAnsi="Times New Roman" w:cs="Times New Roman"/>
          <w:sz w:val="24"/>
          <w:szCs w:val="24"/>
        </w:rPr>
        <w:t>). Bizarrely placed </w:t>
      </w:r>
      <w:hyperlink r:id="rId551" w:tooltip="HTML tags" w:history="1">
        <w:r w:rsidRPr="00E537EA">
          <w:rPr>
            <w:rStyle w:val="Hyperlink"/>
            <w:rFonts w:ascii="Times New Roman" w:hAnsi="Times New Roman" w:cs="Times New Roman"/>
            <w:sz w:val="24"/>
            <w:szCs w:val="24"/>
          </w:rPr>
          <w:t>HTML tags</w:t>
        </w:r>
      </w:hyperlink>
      <w:r w:rsidRPr="00E537EA">
        <w:rPr>
          <w:rFonts w:ascii="Times New Roman" w:hAnsi="Times New Roman" w:cs="Times New Roman"/>
          <w:sz w:val="24"/>
          <w:szCs w:val="24"/>
        </w:rPr>
        <w:t> like &lt;span&gt; are more indicative of poorly programmed browser extensions or a known bug with Wikipedia's content translation tool (</w:t>
      </w:r>
      <w:hyperlink r:id="rId552" w:tooltip="phabricator:T113137" w:history="1">
        <w:r w:rsidRPr="00E537EA">
          <w:rPr>
            <w:rStyle w:val="Hyperlink"/>
            <w:rFonts w:ascii="Times New Roman" w:hAnsi="Times New Roman" w:cs="Times New Roman"/>
            <w:sz w:val="24"/>
            <w:szCs w:val="24"/>
          </w:rPr>
          <w:t>T113137</w:t>
        </w:r>
      </w:hyperlink>
      <w:r w:rsidRPr="00E537EA">
        <w:rPr>
          <w:rFonts w:ascii="Times New Roman" w:hAnsi="Times New Roman" w:cs="Times New Roman"/>
          <w:sz w:val="24"/>
          <w:szCs w:val="24"/>
        </w:rPr>
        <w:t>). Misplaced syntax like ''Catch-22 i''s a satirical novel. (rendered as "</w:t>
      </w:r>
      <w:r w:rsidRPr="00E537EA">
        <w:rPr>
          <w:rFonts w:ascii="Times New Roman" w:hAnsi="Times New Roman" w:cs="Times New Roman"/>
          <w:i/>
          <w:iCs/>
          <w:sz w:val="24"/>
          <w:szCs w:val="24"/>
        </w:rPr>
        <w:t>Catch-22 i</w:t>
      </w:r>
      <w:r w:rsidRPr="00E537EA">
        <w:rPr>
          <w:rFonts w:ascii="Times New Roman" w:hAnsi="Times New Roman" w:cs="Times New Roman"/>
          <w:sz w:val="24"/>
          <w:szCs w:val="24"/>
        </w:rPr>
        <w:t>s a satirical novel.") are more indicative of mistakes in </w:t>
      </w:r>
      <w:hyperlink r:id="rId553" w:tooltip="Wikipedia:VisualEditor" w:history="1">
        <w:r w:rsidRPr="00E537EA">
          <w:rPr>
            <w:rStyle w:val="Hyperlink"/>
            <w:rFonts w:ascii="Times New Roman" w:hAnsi="Times New Roman" w:cs="Times New Roman"/>
            <w:sz w:val="24"/>
            <w:szCs w:val="24"/>
          </w:rPr>
          <w:t>VisualEditor</w:t>
        </w:r>
      </w:hyperlink>
      <w:r w:rsidRPr="00E537EA">
        <w:rPr>
          <w:rFonts w:ascii="Times New Roman" w:hAnsi="Times New Roman" w:cs="Times New Roman"/>
          <w:sz w:val="24"/>
          <w:szCs w:val="24"/>
        </w:rPr>
        <w:t>, where such errors are harder to notice than in </w:t>
      </w:r>
      <w:hyperlink r:id="rId554" w:tooltip="Wikipedia:Source editing" w:history="1">
        <w:r w:rsidRPr="00E537EA">
          <w:rPr>
            <w:rStyle w:val="Hyperlink"/>
            <w:rFonts w:ascii="Times New Roman" w:hAnsi="Times New Roman" w:cs="Times New Roman"/>
            <w:sz w:val="24"/>
            <w:szCs w:val="24"/>
          </w:rPr>
          <w:t>source editing</w:t>
        </w:r>
      </w:hyperlink>
      <w:r w:rsidRPr="00E537EA">
        <w:rPr>
          <w:rFonts w:ascii="Times New Roman" w:hAnsi="Times New Roman" w:cs="Times New Roman"/>
          <w:sz w:val="24"/>
          <w:szCs w:val="24"/>
        </w:rPr>
        <w:t>.</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Historical indicators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The following indicators were common in text generated by older AI models, but are much less frequent in newer models. They may still be useful for finding older undetected AI-generated edits. Dates are approximate.</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Didactic disclaimers (2022–2024)</w:t>
      </w:r>
    </w:p>
    <w:p w:rsidR="00E537EA" w:rsidRPr="00E537EA" w:rsidRDefault="00E537EA" w:rsidP="00E537EA">
      <w:pPr>
        <w:rPr>
          <w:rFonts w:ascii="Times New Roman" w:hAnsi="Times New Roman" w:cs="Times New Roman"/>
          <w:i/>
          <w:iCs/>
          <w:sz w:val="24"/>
          <w:szCs w:val="24"/>
        </w:rPr>
      </w:pPr>
      <w:r w:rsidRPr="00E537EA">
        <w:rPr>
          <w:rFonts w:ascii="Times New Roman" w:hAnsi="Times New Roman" w:cs="Times New Roman"/>
          <w:i/>
          <w:iCs/>
          <w:sz w:val="24"/>
          <w:szCs w:val="24"/>
        </w:rPr>
        <w:t>For non-AI-specific guidance about this, see </w:t>
      </w:r>
      <w:hyperlink r:id="rId555" w:anchor="Editorializing" w:tooltip="Wikipedia:Manual of Style/Words to watch" w:history="1">
        <w:r w:rsidRPr="00E537EA">
          <w:rPr>
            <w:rStyle w:val="Hyperlink"/>
            <w:rFonts w:ascii="Times New Roman" w:hAnsi="Times New Roman" w:cs="Times New Roman"/>
            <w:i/>
            <w:iCs/>
            <w:sz w:val="24"/>
            <w:szCs w:val="24"/>
          </w:rPr>
          <w:t>Wikipedia:Manual of Style/Words to watch § Editorializing</w:t>
        </w:r>
      </w:hyperlink>
      <w:r w:rsidRPr="00E537EA">
        <w:rPr>
          <w:rFonts w:ascii="Times New Roman" w:hAnsi="Times New Roman" w:cs="Times New Roman"/>
          <w:i/>
          <w:iCs/>
          <w:sz w:val="24"/>
          <w:szCs w:val="24"/>
        </w:rPr>
        <w:t>.</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4"/>
        <w:gridCol w:w="10300"/>
      </w:tblGrid>
      <w:tr w:rsidR="00E537EA" w:rsidRPr="00E537EA">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E537EA" w:rsidRPr="00E537EA" w:rsidRDefault="00E537EA" w:rsidP="00E537EA">
            <w:pPr>
              <w:rPr>
                <w:rFonts w:ascii="Times New Roman" w:hAnsi="Times New Roman" w:cs="Times New Roman"/>
                <w:i/>
                <w:iCs/>
                <w:sz w:val="24"/>
                <w:szCs w:val="24"/>
              </w:rPr>
            </w:pPr>
          </w:p>
        </w:tc>
        <w:tc>
          <w:tcPr>
            <w:tcW w:w="10920" w:type="dxa"/>
            <w:tcBorders>
              <w:top w:val="nil"/>
              <w:left w:val="nil"/>
              <w:bottom w:val="nil"/>
              <w:right w:val="nil"/>
            </w:tcBorders>
            <w:shd w:val="clear" w:color="auto" w:fill="F8EABA"/>
            <w:tcMar>
              <w:top w:w="60" w:type="dxa"/>
              <w:left w:w="216" w:type="dxa"/>
              <w:bottom w:w="60" w:type="dxa"/>
              <w:right w:w="216" w:type="dxa"/>
            </w:tcMar>
            <w:vAlign w:val="center"/>
            <w:hideMark/>
          </w:tcPr>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Words to watch: </w:t>
            </w:r>
            <w:r w:rsidRPr="00E537EA">
              <w:rPr>
                <w:rFonts w:ascii="Times New Roman" w:hAnsi="Times New Roman" w:cs="Times New Roman"/>
                <w:b/>
                <w:bCs/>
                <w:i/>
                <w:iCs/>
                <w:sz w:val="24"/>
                <w:szCs w:val="24"/>
              </w:rPr>
              <w:t>it's important/critical/crucial to note/remember/consider</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worth noting</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may vary</w:t>
            </w:r>
            <w:r w:rsidRPr="00E537EA">
              <w:rPr>
                <w:rFonts w:ascii="Times New Roman" w:hAnsi="Times New Roman" w:cs="Times New Roman"/>
                <w:b/>
                <w:bCs/>
                <w:sz w:val="24"/>
                <w:szCs w:val="24"/>
              </w:rPr>
              <w:t>...</w:t>
            </w:r>
          </w:p>
        </w:tc>
      </w:tr>
    </w:tbl>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Older LLMs (~2023) often added disclaimers about topics being "important to note".</w:t>
      </w:r>
      <w:hyperlink r:id="rId556" w:anchor="cite_note-speroemiprimary-31" w:history="1">
        <w:r w:rsidRPr="00E537EA">
          <w:rPr>
            <w:rStyle w:val="Hyperlink"/>
            <w:rFonts w:ascii="Times New Roman" w:hAnsi="Times New Roman" w:cs="Times New Roman"/>
            <w:sz w:val="24"/>
            <w:szCs w:val="24"/>
            <w:vertAlign w:val="superscript"/>
          </w:rPr>
          <w:t>[20]</w:t>
        </w:r>
      </w:hyperlink>
      <w:r w:rsidRPr="00E537EA">
        <w:rPr>
          <w:rFonts w:ascii="Times New Roman" w:hAnsi="Times New Roman" w:cs="Times New Roman"/>
          <w:sz w:val="24"/>
          <w:szCs w:val="24"/>
        </w:rPr>
        <w:t> This frequently took the form of advice to an imagined reader regarding safety or controversial topics, or disambiguating topics that varied in different locales/jurisdictions. Several such disclaimers appear in OpenAI's GPT-4 system card as examples of "partial refusals".</w:t>
      </w:r>
      <w:hyperlink r:id="rId557" w:anchor="cite_note-openaicdn-32" w:history="1">
        <w:r w:rsidRPr="00E537EA">
          <w:rPr>
            <w:rStyle w:val="Hyperlink"/>
            <w:rFonts w:ascii="Times New Roman" w:hAnsi="Times New Roman" w:cs="Times New Roman"/>
            <w:sz w:val="24"/>
            <w:szCs w:val="24"/>
            <w:vertAlign w:val="superscript"/>
          </w:rPr>
          <w:t>[21]</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lastRenderedPageBreak/>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The emergence of these informal groups reflects a growing recognition of the interconnected nature of urban issues and the potential for ANCs to play a role in shaping citywide policies. However, it's important to note that these caucuses operate outside the formal ANC structure and their influence on policy decisions may vary.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558" w:tooltip="Special:Diff/1265416814"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559" w:tooltip="Advisory Neighborhood Commission" w:history="1">
        <w:r w:rsidRPr="00E537EA">
          <w:rPr>
            <w:rStyle w:val="Hyperlink"/>
            <w:rFonts w:ascii="Times New Roman" w:hAnsi="Times New Roman" w:cs="Times New Roman"/>
            <w:sz w:val="24"/>
            <w:szCs w:val="24"/>
          </w:rPr>
          <w:t>Advisory Neighborhood Commission</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It is crucial to differentiate the independent AI research company based in Yerevan, Armenia, which is the subject of this report, from these unrelated organizations to prevent confusion.</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560" w:tooltip="Special:Diff/1292938129" w:history="1">
        <w:r w:rsidRPr="00E537EA">
          <w:rPr>
            <w:rStyle w:val="Hyperlink"/>
            <w:rFonts w:ascii="Times New Roman" w:hAnsi="Times New Roman" w:cs="Times New Roman"/>
            <w:sz w:val="24"/>
            <w:szCs w:val="24"/>
          </w:rPr>
          <w:t>Draft:Robi Labs</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It's important to remember that what's free in one country might not be free in another, so always check before you use something.</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561" w:history="1">
        <w:r w:rsidRPr="00E537EA">
          <w:rPr>
            <w:rStyle w:val="Hyperlink"/>
            <w:rFonts w:ascii="Times New Roman" w:hAnsi="Times New Roman" w:cs="Times New Roman"/>
            <w:sz w:val="24"/>
            <w:szCs w:val="24"/>
          </w:rPr>
          <w:t>Wikimedia's LLM-generated Simple Summary</w:t>
        </w:r>
      </w:hyperlink>
      <w:r w:rsidRPr="00E537EA">
        <w:rPr>
          <w:rFonts w:ascii="Times New Roman" w:hAnsi="Times New Roman" w:cs="Times New Roman"/>
          <w:sz w:val="24"/>
          <w:szCs w:val="24"/>
        </w:rPr>
        <w:t> of </w:t>
      </w:r>
      <w:hyperlink r:id="rId562" w:tooltip="Public domain" w:history="1">
        <w:r w:rsidRPr="00E537EA">
          <w:rPr>
            <w:rStyle w:val="Hyperlink"/>
            <w:rFonts w:ascii="Times New Roman" w:hAnsi="Times New Roman" w:cs="Times New Roman"/>
            <w:sz w:val="24"/>
            <w:szCs w:val="24"/>
          </w:rPr>
          <w:t>Public domain</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Section summaries</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5"/>
        <w:gridCol w:w="9898"/>
      </w:tblGrid>
      <w:tr w:rsidR="00E537EA" w:rsidRPr="00E537EA">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E537EA" w:rsidRPr="00E537EA" w:rsidRDefault="00E537EA" w:rsidP="00BD7E7B">
            <w:pPr>
              <w:numPr>
                <w:ilvl w:val="0"/>
                <w:numId w:val="32"/>
              </w:numPr>
              <w:rPr>
                <w:rFonts w:ascii="Times New Roman" w:hAnsi="Times New Roman" w:cs="Times New Roman"/>
                <w:b/>
                <w:bCs/>
                <w:sz w:val="24"/>
                <w:szCs w:val="24"/>
              </w:rPr>
            </w:pPr>
          </w:p>
        </w:tc>
        <w:tc>
          <w:tcPr>
            <w:tcW w:w="9898" w:type="dxa"/>
            <w:tcBorders>
              <w:top w:val="nil"/>
              <w:left w:val="nil"/>
              <w:bottom w:val="nil"/>
              <w:right w:val="nil"/>
            </w:tcBorders>
            <w:shd w:val="clear" w:color="auto" w:fill="F8EABA"/>
            <w:tcMar>
              <w:top w:w="60" w:type="dxa"/>
              <w:left w:w="216" w:type="dxa"/>
              <w:bottom w:w="60" w:type="dxa"/>
              <w:right w:w="216" w:type="dxa"/>
            </w:tcMar>
            <w:vAlign w:val="center"/>
            <w:hideMark/>
          </w:tcPr>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Words to watch: </w:t>
            </w:r>
            <w:r w:rsidRPr="00E537EA">
              <w:rPr>
                <w:rFonts w:ascii="Times New Roman" w:hAnsi="Times New Roman" w:cs="Times New Roman"/>
                <w:b/>
                <w:bCs/>
                <w:i/>
                <w:iCs/>
                <w:sz w:val="24"/>
                <w:szCs w:val="24"/>
              </w:rPr>
              <w:t>In summary</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In conclusion</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Overall</w:t>
            </w:r>
            <w:r w:rsidRPr="00E537EA">
              <w:rPr>
                <w:rFonts w:ascii="Times New Roman" w:hAnsi="Times New Roman" w:cs="Times New Roman"/>
                <w:b/>
                <w:bCs/>
                <w:sz w:val="24"/>
                <w:szCs w:val="24"/>
              </w:rPr>
              <w:t> ...</w:t>
            </w:r>
          </w:p>
        </w:tc>
      </w:tr>
    </w:tbl>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When generating longer outputs (such as when told to "write an article"), older LLMs often added sections titled "Conclusion" or similar, and often ended paragraphs or sections by summarizing and restating its core idea.</w:t>
      </w:r>
      <w:hyperlink r:id="rId563" w:anchor="cite_note-Ju_et_al.-28" w:history="1">
        <w:r w:rsidRPr="00E537EA">
          <w:rPr>
            <w:rStyle w:val="Hyperlink"/>
            <w:rFonts w:ascii="Times New Roman" w:hAnsi="Times New Roman" w:cs="Times New Roman"/>
            <w:sz w:val="24"/>
            <w:szCs w:val="24"/>
            <w:vertAlign w:val="superscript"/>
          </w:rPr>
          <w:t>[18]</w:t>
        </w:r>
      </w:hyperlink>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In summary, the educational and training trajectory for nurse scientists typically involves a progression from a master's degree in nursing to a Doctor of Philosophy in Nursing, followed by postdoctoral training in nursing research. This structured pathway ensures that nurse scientists acquire the necessary knowledge and skills to engage in rigorous research and contribute meaningfully to the advancement of nursing science.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564"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in </w:t>
      </w:r>
      <w:hyperlink r:id="rId565" w:tooltip="Nurse scientist" w:history="1">
        <w:r w:rsidRPr="00E537EA">
          <w:rPr>
            <w:rStyle w:val="Hyperlink"/>
            <w:rFonts w:ascii="Times New Roman" w:hAnsi="Times New Roman" w:cs="Times New Roman"/>
            <w:sz w:val="24"/>
            <w:szCs w:val="24"/>
          </w:rPr>
          <w:t>Nurse scientist</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Prompt refusal</w:t>
      </w:r>
    </w:p>
    <w:tbl>
      <w:tblPr>
        <w:tblW w:w="0" w:type="auto"/>
        <w:tblInd w:w="1422" w:type="dxa"/>
        <w:tblBorders>
          <w:top w:val="single" w:sz="6" w:space="0" w:color="C0C090"/>
          <w:left w:val="single" w:sz="6" w:space="0" w:color="C0C090"/>
          <w:bottom w:val="single" w:sz="6" w:space="0" w:color="C0C090"/>
          <w:right w:val="single" w:sz="6" w:space="0" w:color="C0C090"/>
        </w:tblBorders>
        <w:shd w:val="clear" w:color="auto" w:fill="F8EABA"/>
        <w:tblCellMar>
          <w:top w:w="15" w:type="dxa"/>
          <w:left w:w="15" w:type="dxa"/>
          <w:bottom w:w="15" w:type="dxa"/>
          <w:right w:w="15" w:type="dxa"/>
        </w:tblCellMar>
        <w:tblLook w:val="04A0"/>
      </w:tblPr>
      <w:tblGrid>
        <w:gridCol w:w="14"/>
        <w:gridCol w:w="10300"/>
      </w:tblGrid>
      <w:tr w:rsidR="00E537EA" w:rsidRPr="00E537EA">
        <w:tc>
          <w:tcPr>
            <w:tcW w:w="15" w:type="dxa"/>
            <w:tcBorders>
              <w:top w:val="nil"/>
              <w:left w:val="nil"/>
              <w:bottom w:val="nil"/>
              <w:right w:val="nil"/>
            </w:tcBorders>
            <w:shd w:val="clear" w:color="auto" w:fill="F8EABA"/>
            <w:tcMar>
              <w:top w:w="0" w:type="dxa"/>
              <w:left w:w="0" w:type="dxa"/>
              <w:bottom w:w="0" w:type="dxa"/>
              <w:right w:w="0" w:type="dxa"/>
            </w:tcMar>
            <w:vAlign w:val="center"/>
            <w:hideMark/>
          </w:tcPr>
          <w:p w:rsidR="00E537EA" w:rsidRPr="00E537EA" w:rsidRDefault="00E537EA" w:rsidP="00E537EA">
            <w:pPr>
              <w:rPr>
                <w:rFonts w:ascii="Times New Roman" w:hAnsi="Times New Roman" w:cs="Times New Roman"/>
                <w:sz w:val="24"/>
                <w:szCs w:val="24"/>
              </w:rPr>
            </w:pPr>
          </w:p>
        </w:tc>
        <w:tc>
          <w:tcPr>
            <w:tcW w:w="10920" w:type="dxa"/>
            <w:tcBorders>
              <w:top w:val="nil"/>
              <w:left w:val="nil"/>
              <w:bottom w:val="nil"/>
              <w:right w:val="nil"/>
            </w:tcBorders>
            <w:shd w:val="clear" w:color="auto" w:fill="F8EABA"/>
            <w:tcMar>
              <w:top w:w="60" w:type="dxa"/>
              <w:left w:w="216" w:type="dxa"/>
              <w:bottom w:w="60" w:type="dxa"/>
              <w:right w:w="216" w:type="dxa"/>
            </w:tcMar>
            <w:vAlign w:val="center"/>
            <w:hideMark/>
          </w:tcPr>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Words to watch: </w:t>
            </w:r>
            <w:r w:rsidRPr="00E537EA">
              <w:rPr>
                <w:rFonts w:ascii="Times New Roman" w:hAnsi="Times New Roman" w:cs="Times New Roman"/>
                <w:b/>
                <w:bCs/>
                <w:i/>
                <w:iCs/>
                <w:sz w:val="24"/>
                <w:szCs w:val="24"/>
              </w:rPr>
              <w:t>as an AI language model</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as a large language model</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I cannot offer medical advice, but I can...</w:t>
            </w:r>
            <w:r w:rsidRPr="00E537EA">
              <w:rPr>
                <w:rFonts w:ascii="Times New Roman" w:hAnsi="Times New Roman" w:cs="Times New Roman"/>
                <w:b/>
                <w:bCs/>
                <w:sz w:val="24"/>
                <w:szCs w:val="24"/>
              </w:rPr>
              <w:t>, </w:t>
            </w:r>
            <w:r w:rsidRPr="00E537EA">
              <w:rPr>
                <w:rFonts w:ascii="Times New Roman" w:hAnsi="Times New Roman" w:cs="Times New Roman"/>
                <w:b/>
                <w:bCs/>
                <w:i/>
                <w:iCs/>
                <w:sz w:val="24"/>
                <w:szCs w:val="24"/>
              </w:rPr>
              <w:t>I'm sorry</w:t>
            </w:r>
            <w:r w:rsidRPr="00E537EA">
              <w:rPr>
                <w:rFonts w:ascii="Times New Roman" w:hAnsi="Times New Roman" w:cs="Times New Roman"/>
                <w:b/>
                <w:bCs/>
                <w:sz w:val="24"/>
                <w:szCs w:val="24"/>
              </w:rPr>
              <w:t> ...</w:t>
            </w:r>
          </w:p>
        </w:tc>
      </w:tr>
    </w:tbl>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In the past, AI chatbots occasionally declined to answer prompts as written, usually with apologies and reminders that they are AI language models. Attempting to be helpful, chatbots often gave suggestions or answers to alternative, similar requests. Outright refusals have become increasingly rare.</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b/>
          <w:bCs/>
          <w:sz w:val="24"/>
          <w:szCs w:val="24"/>
        </w:rPr>
        <w:t>Examples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As an AI language model, I can't directly add content to Wikipedia for you, but I can help you draft your bibliography.</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— From </w:t>
      </w:r>
      <w:hyperlink r:id="rId566" w:tooltip="Special:Diff/1221340799" w:history="1">
        <w:r w:rsidRPr="00E537EA">
          <w:rPr>
            <w:rStyle w:val="Hyperlink"/>
            <w:rFonts w:ascii="Times New Roman" w:hAnsi="Times New Roman" w:cs="Times New Roman"/>
            <w:sz w:val="24"/>
            <w:szCs w:val="24"/>
          </w:rPr>
          <w:t>this revision</w:t>
        </w:r>
      </w:hyperlink>
      <w:r w:rsidRPr="00E537EA">
        <w:rPr>
          <w:rFonts w:ascii="Times New Roman" w:hAnsi="Times New Roman" w:cs="Times New Roman"/>
          <w:sz w:val="24"/>
          <w:szCs w:val="24"/>
        </w:rPr>
        <w:t> to </w:t>
      </w:r>
      <w:hyperlink r:id="rId567" w:tooltip="Parmiter's Almshouse &amp; Pension Charity" w:history="1">
        <w:r w:rsidRPr="00E537EA">
          <w:rPr>
            <w:rStyle w:val="Hyperlink"/>
            <w:rFonts w:ascii="Times New Roman" w:hAnsi="Times New Roman" w:cs="Times New Roman"/>
            <w:sz w:val="24"/>
            <w:szCs w:val="24"/>
          </w:rPr>
          <w:t>Parmiter's Almshouse &amp; Pension Charity</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Abrupt cut offs</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AI tools used to abruptly stop generating content if an excessive number of tokens had been used for a single response, and further responses required the user to select "continue generating", at least in the case of ChatGPT.</w:t>
      </w:r>
    </w:p>
    <w:p w:rsidR="00E537EA" w:rsidRPr="00E537EA" w:rsidRDefault="00E537EA" w:rsidP="00E537EA">
      <w:pPr>
        <w:rPr>
          <w:rFonts w:ascii="Times New Roman" w:hAnsi="Times New Roman" w:cs="Times New Roman"/>
          <w:sz w:val="24"/>
          <w:szCs w:val="24"/>
        </w:rPr>
      </w:pPr>
      <w:r w:rsidRPr="00E537EA">
        <w:rPr>
          <w:rFonts w:ascii="Times New Roman" w:hAnsi="Times New Roman" w:cs="Times New Roman"/>
          <w:sz w:val="24"/>
          <w:szCs w:val="24"/>
        </w:rPr>
        <w:t>This method is not foolproof, as a malformed copy/paste from one's local computer can also cause this. It may also indicate a </w:t>
      </w:r>
      <w:hyperlink r:id="rId568" w:tooltip="Wikipedia:Copyvio" w:history="1">
        <w:r w:rsidRPr="00E537EA">
          <w:rPr>
            <w:rStyle w:val="Hyperlink"/>
            <w:rFonts w:ascii="Times New Roman" w:hAnsi="Times New Roman" w:cs="Times New Roman"/>
            <w:sz w:val="24"/>
            <w:szCs w:val="24"/>
          </w:rPr>
          <w:t>copyright violation</w:t>
        </w:r>
      </w:hyperlink>
      <w:r w:rsidRPr="00E537EA">
        <w:rPr>
          <w:rFonts w:ascii="Times New Roman" w:hAnsi="Times New Roman" w:cs="Times New Roman"/>
          <w:sz w:val="24"/>
          <w:szCs w:val="24"/>
        </w:rPr>
        <w:t> rather than the use of an LLM.</w:t>
      </w:r>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See also</w:t>
      </w:r>
    </w:p>
    <w:p w:rsidR="00E537EA" w:rsidRPr="00E537EA" w:rsidRDefault="00917C6C" w:rsidP="00BD7E7B">
      <w:pPr>
        <w:numPr>
          <w:ilvl w:val="0"/>
          <w:numId w:val="33"/>
        </w:numPr>
        <w:rPr>
          <w:rFonts w:ascii="Times New Roman" w:hAnsi="Times New Roman" w:cs="Times New Roman"/>
          <w:sz w:val="24"/>
          <w:szCs w:val="24"/>
        </w:rPr>
      </w:pPr>
      <w:hyperlink r:id="rId569" w:tooltip="Wikipedia:Artificial intelligence resources" w:history="1">
        <w:r w:rsidR="00E537EA" w:rsidRPr="00E537EA">
          <w:rPr>
            <w:rStyle w:val="Hyperlink"/>
            <w:rFonts w:ascii="Times New Roman" w:hAnsi="Times New Roman" w:cs="Times New Roman"/>
            <w:sz w:val="24"/>
            <w:szCs w:val="24"/>
          </w:rPr>
          <w:t>Wikipedia:Artificial intelligence resources</w:t>
        </w:r>
      </w:hyperlink>
    </w:p>
    <w:p w:rsidR="00E537EA" w:rsidRPr="00E537EA" w:rsidRDefault="00917C6C" w:rsidP="00BD7E7B">
      <w:pPr>
        <w:numPr>
          <w:ilvl w:val="0"/>
          <w:numId w:val="34"/>
        </w:numPr>
        <w:rPr>
          <w:rFonts w:ascii="Times New Roman" w:hAnsi="Times New Roman" w:cs="Times New Roman"/>
          <w:sz w:val="24"/>
          <w:szCs w:val="24"/>
        </w:rPr>
      </w:pPr>
      <w:hyperlink r:id="rId570" w:tooltip="Wikipedia:Artificial intelligence" w:history="1">
        <w:r w:rsidR="00E537EA" w:rsidRPr="00E537EA">
          <w:rPr>
            <w:rStyle w:val="Hyperlink"/>
            <w:rFonts w:ascii="Times New Roman" w:hAnsi="Times New Roman" w:cs="Times New Roman"/>
            <w:sz w:val="24"/>
            <w:szCs w:val="24"/>
          </w:rPr>
          <w:t>Wikipedia:Artificial intelligence</w:t>
        </w:r>
      </w:hyperlink>
    </w:p>
    <w:p w:rsidR="00E537EA" w:rsidRPr="00E537EA" w:rsidRDefault="00E537EA" w:rsidP="00E537EA">
      <w:pPr>
        <w:rPr>
          <w:rFonts w:ascii="Times New Roman" w:hAnsi="Times New Roman" w:cs="Times New Roman"/>
          <w:b/>
          <w:bCs/>
          <w:sz w:val="24"/>
          <w:szCs w:val="24"/>
        </w:rPr>
      </w:pPr>
      <w:r w:rsidRPr="00E537EA">
        <w:rPr>
          <w:rFonts w:ascii="Times New Roman" w:hAnsi="Times New Roman" w:cs="Times New Roman"/>
          <w:b/>
          <w:bCs/>
          <w:sz w:val="24"/>
          <w:szCs w:val="24"/>
        </w:rPr>
        <w:t>Notes</w:t>
      </w:r>
    </w:p>
    <w:p w:rsidR="00E537EA" w:rsidRPr="00E537EA" w:rsidRDefault="00E537EA" w:rsidP="00BD7E7B">
      <w:pPr>
        <w:numPr>
          <w:ilvl w:val="0"/>
          <w:numId w:val="35"/>
        </w:numPr>
        <w:rPr>
          <w:rFonts w:ascii="Times New Roman" w:hAnsi="Times New Roman" w:cs="Times New Roman"/>
          <w:sz w:val="24"/>
          <w:szCs w:val="24"/>
        </w:rPr>
      </w:pPr>
      <w:r w:rsidRPr="00E537EA">
        <w:rPr>
          <w:rFonts w:ascii="Times New Roman" w:hAnsi="Times New Roman" w:cs="Times New Roman"/>
          <w:sz w:val="24"/>
          <w:szCs w:val="24"/>
        </w:rPr>
        <w:t> Specifically, this guide is somewhat less useful for texts which are not "dry academic" writing. For example, the many tells specific to fiction (whispering woods, </w:t>
      </w:r>
      <w:hyperlink r:id="rId571" w:history="1">
        <w:r w:rsidRPr="00E537EA">
          <w:rPr>
            <w:rStyle w:val="Hyperlink"/>
            <w:rFonts w:ascii="Times New Roman" w:hAnsi="Times New Roman" w:cs="Times New Roman"/>
            <w:sz w:val="24"/>
            <w:szCs w:val="24"/>
          </w:rPr>
          <w:t>Elara Voss</w:t>
        </w:r>
      </w:hyperlink>
      <w:r w:rsidRPr="00E537EA">
        <w:rPr>
          <w:rFonts w:ascii="Times New Roman" w:hAnsi="Times New Roman" w:cs="Times New Roman"/>
          <w:sz w:val="24"/>
          <w:szCs w:val="24"/>
        </w:rPr>
        <w:t>, etc.) are less relevant in Wikipedia and so they are not listed here.</w:t>
      </w:r>
    </w:p>
    <w:p w:rsidR="00E537EA" w:rsidRPr="00E537EA" w:rsidRDefault="00E537EA" w:rsidP="00BD7E7B">
      <w:pPr>
        <w:numPr>
          <w:ilvl w:val="0"/>
          <w:numId w:val="35"/>
        </w:numPr>
        <w:rPr>
          <w:rFonts w:ascii="Times New Roman" w:hAnsi="Times New Roman" w:cs="Times New Roman"/>
          <w:sz w:val="24"/>
          <w:szCs w:val="24"/>
        </w:rPr>
      </w:pPr>
      <w:r w:rsidRPr="00E537EA">
        <w:rPr>
          <w:rFonts w:ascii="Times New Roman" w:hAnsi="Times New Roman" w:cs="Times New Roman"/>
          <w:sz w:val="24"/>
          <w:szCs w:val="24"/>
        </w:rPr>
        <w:t> This can be directly observed by examining images generated by </w:t>
      </w:r>
      <w:hyperlink r:id="rId572" w:tooltip="Text-to-image model" w:history="1">
        <w:r w:rsidRPr="00E537EA">
          <w:rPr>
            <w:rStyle w:val="Hyperlink"/>
            <w:rFonts w:ascii="Times New Roman" w:hAnsi="Times New Roman" w:cs="Times New Roman"/>
            <w:sz w:val="24"/>
            <w:szCs w:val="24"/>
          </w:rPr>
          <w:t>text-to-image models</w:t>
        </w:r>
      </w:hyperlink>
      <w:r w:rsidRPr="00E537EA">
        <w:rPr>
          <w:rFonts w:ascii="Times New Roman" w:hAnsi="Times New Roman" w:cs="Times New Roman"/>
          <w:sz w:val="24"/>
          <w:szCs w:val="24"/>
        </w:rPr>
        <w:t>; they look acceptable at first glance, but specific details tend to be blurry and malformed. This is especially true for background objects and text.</w:t>
      </w:r>
    </w:p>
    <w:p w:rsidR="00E537EA" w:rsidRPr="00E537EA" w:rsidRDefault="00E537EA" w:rsidP="00BD7E7B">
      <w:pPr>
        <w:numPr>
          <w:ilvl w:val="0"/>
          <w:numId w:val="35"/>
        </w:numPr>
        <w:rPr>
          <w:rFonts w:ascii="Times New Roman" w:hAnsi="Times New Roman" w:cs="Times New Roman"/>
          <w:sz w:val="24"/>
          <w:szCs w:val="24"/>
        </w:rPr>
      </w:pPr>
      <w:r w:rsidRPr="00E537EA">
        <w:rPr>
          <w:rFonts w:ascii="Times New Roman" w:hAnsi="Times New Roman" w:cs="Times New Roman"/>
          <w:sz w:val="24"/>
          <w:szCs w:val="24"/>
        </w:rPr>
        <w:t> not unique to AI chatbots; is produced by the {{</w:t>
      </w:r>
      <w:hyperlink r:id="rId573" w:tooltip="Template:As of" w:history="1">
        <w:r w:rsidRPr="00E537EA">
          <w:rPr>
            <w:rStyle w:val="Hyperlink"/>
            <w:rFonts w:ascii="Times New Roman" w:hAnsi="Times New Roman" w:cs="Times New Roman"/>
            <w:sz w:val="24"/>
            <w:szCs w:val="24"/>
          </w:rPr>
          <w:t>as of</w:t>
        </w:r>
      </w:hyperlink>
      <w:r w:rsidRPr="00E537EA">
        <w:rPr>
          <w:rFonts w:ascii="Times New Roman" w:hAnsi="Times New Roman" w:cs="Times New Roman"/>
          <w:sz w:val="24"/>
          <w:szCs w:val="24"/>
        </w:rPr>
        <w:t>}} template</w:t>
      </w:r>
    </w:p>
    <w:p w:rsidR="00E537EA" w:rsidRPr="00E537EA" w:rsidRDefault="00E537EA" w:rsidP="00BD7E7B">
      <w:pPr>
        <w:numPr>
          <w:ilvl w:val="0"/>
          <w:numId w:val="35"/>
        </w:numPr>
        <w:rPr>
          <w:rFonts w:ascii="Times New Roman" w:hAnsi="Times New Roman" w:cs="Times New Roman"/>
          <w:sz w:val="24"/>
          <w:szCs w:val="24"/>
        </w:rPr>
      </w:pPr>
      <w:r w:rsidRPr="00E537EA">
        <w:rPr>
          <w:rFonts w:ascii="Times New Roman" w:hAnsi="Times New Roman" w:cs="Times New Roman"/>
          <w:sz w:val="24"/>
          <w:szCs w:val="24"/>
        </w:rPr>
        <w:t> </w:t>
      </w:r>
      <w:hyperlink r:id="rId574" w:tooltip="Special:PermanentLink/1300700102" w:history="1">
        <w:r w:rsidRPr="00E537EA">
          <w:rPr>
            <w:rStyle w:val="Hyperlink"/>
            <w:rFonts w:ascii="Times New Roman" w:hAnsi="Times New Roman" w:cs="Times New Roman"/>
            <w:sz w:val="24"/>
            <w:szCs w:val="24"/>
          </w:rPr>
          <w:t>Example</w:t>
        </w:r>
      </w:hyperlink>
      <w:r w:rsidRPr="00E537EA">
        <w:rPr>
          <w:rFonts w:ascii="Times New Roman" w:hAnsi="Times New Roman" w:cs="Times New Roman"/>
          <w:sz w:val="24"/>
          <w:szCs w:val="24"/>
        </w:rPr>
        <w:t> (deleted, administrators only)</w:t>
      </w:r>
    </w:p>
    <w:p w:rsidR="00E537EA" w:rsidRPr="00E537EA" w:rsidRDefault="00E537EA" w:rsidP="00BD7E7B">
      <w:pPr>
        <w:numPr>
          <w:ilvl w:val="0"/>
          <w:numId w:val="35"/>
        </w:numPr>
        <w:rPr>
          <w:rFonts w:ascii="Times New Roman" w:hAnsi="Times New Roman" w:cs="Times New Roman"/>
          <w:sz w:val="24"/>
          <w:szCs w:val="24"/>
        </w:rPr>
      </w:pPr>
      <w:r w:rsidRPr="00E537EA">
        <w:rPr>
          <w:rFonts w:ascii="Times New Roman" w:hAnsi="Times New Roman" w:cs="Times New Roman"/>
          <w:sz w:val="24"/>
          <w:szCs w:val="24"/>
        </w:rPr>
        <w:t> </w:t>
      </w:r>
      <w:hyperlink r:id="rId575" w:tooltip="Special:PermanentLink/1297827841" w:history="1">
        <w:r w:rsidRPr="00E537EA">
          <w:rPr>
            <w:rStyle w:val="Hyperlink"/>
            <w:rFonts w:ascii="Times New Roman" w:hAnsi="Times New Roman" w:cs="Times New Roman"/>
            <w:sz w:val="24"/>
            <w:szCs w:val="24"/>
          </w:rPr>
          <w:t>Example</w:t>
        </w:r>
      </w:hyperlink>
      <w:r w:rsidRPr="00E537EA">
        <w:rPr>
          <w:rFonts w:ascii="Times New Roman" w:hAnsi="Times New Roman" w:cs="Times New Roman"/>
          <w:sz w:val="24"/>
          <w:szCs w:val="24"/>
        </w:rPr>
        <w:t> of ```wikitext on a draft.</w:t>
      </w:r>
    </w:p>
    <w:p w:rsidR="00E537EA" w:rsidRPr="00E537EA" w:rsidRDefault="00E537EA" w:rsidP="00BD7E7B">
      <w:pPr>
        <w:numPr>
          <w:ilvl w:val="0"/>
          <w:numId w:val="35"/>
        </w:numPr>
        <w:rPr>
          <w:rFonts w:ascii="Times New Roman" w:hAnsi="Times New Roman" w:cs="Times New Roman"/>
          <w:sz w:val="24"/>
          <w:szCs w:val="24"/>
        </w:rPr>
      </w:pPr>
      <w:r w:rsidRPr="00E537EA">
        <w:rPr>
          <w:rFonts w:ascii="Times New Roman" w:hAnsi="Times New Roman" w:cs="Times New Roman"/>
          <w:sz w:val="24"/>
          <w:szCs w:val="24"/>
        </w:rPr>
        <w:t> See </w:t>
      </w:r>
      <w:hyperlink r:id="rId576" w:tooltip="phabricator:T387903" w:history="1">
        <w:r w:rsidRPr="00E537EA">
          <w:rPr>
            <w:rStyle w:val="Hyperlink"/>
            <w:rFonts w:ascii="Times New Roman" w:hAnsi="Times New Roman" w:cs="Times New Roman"/>
            <w:sz w:val="24"/>
            <w:szCs w:val="24"/>
          </w:rPr>
          <w:t>T387903</w:t>
        </w:r>
      </w:hyperlink>
      <w:r w:rsidRPr="00E537EA">
        <w:rPr>
          <w:rFonts w:ascii="Times New Roman" w:hAnsi="Times New Roman" w:cs="Times New Roman"/>
          <w:sz w:val="24"/>
          <w:szCs w:val="24"/>
        </w:rPr>
        <w:t>.</w:t>
      </w:r>
    </w:p>
    <w:p w:rsidR="00E537EA" w:rsidRPr="00E537EA" w:rsidRDefault="00E537EA" w:rsidP="00BD7E7B">
      <w:pPr>
        <w:numPr>
          <w:ilvl w:val="0"/>
          <w:numId w:val="35"/>
        </w:numPr>
        <w:rPr>
          <w:rFonts w:ascii="Times New Roman" w:hAnsi="Times New Roman" w:cs="Times New Roman"/>
          <w:sz w:val="24"/>
          <w:szCs w:val="24"/>
        </w:rPr>
      </w:pPr>
      <w:r w:rsidRPr="00E537EA">
        <w:rPr>
          <w:rFonts w:ascii="Times New Roman" w:hAnsi="Times New Roman" w:cs="Times New Roman"/>
          <w:sz w:val="24"/>
          <w:szCs w:val="24"/>
        </w:rPr>
        <w:t> </w:t>
      </w:r>
      <w:hyperlink r:id="rId577" w:tooltip="Wikipedia:Articles for deletion/Sarwan Kumar Bheel" w:history="1">
        <w:r w:rsidRPr="00E537EA">
          <w:rPr>
            <w:rStyle w:val="Hyperlink"/>
            <w:rFonts w:ascii="Times New Roman" w:hAnsi="Times New Roman" w:cs="Times New Roman"/>
            <w:sz w:val="24"/>
            <w:szCs w:val="24"/>
          </w:rPr>
          <w:t>Example</w:t>
        </w:r>
      </w:hyperlink>
      <w:r w:rsidRPr="00E537EA">
        <w:rPr>
          <w:rFonts w:ascii="Times New Roman" w:hAnsi="Times New Roman" w:cs="Times New Roman"/>
          <w:sz w:val="24"/>
          <w:szCs w:val="24"/>
        </w:rPr>
        <w:t> of a vertical list in a deletion discussion</w:t>
      </w:r>
    </w:p>
    <w:p w:rsidR="00076908" w:rsidRDefault="00076908">
      <w:pPr>
        <w:rPr>
          <w:rFonts w:ascii="Times New Roman" w:hAnsi="Times New Roman" w:cs="Times New Roman"/>
          <w:sz w:val="24"/>
          <w:szCs w:val="24"/>
        </w:rPr>
      </w:pP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4 Ways to Identify AI Generated Text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Detecting AI content requires examining technical aspects like structure and style to analyze text where the text appears. Here are four effective methods, each focusing on different text elements Here’s a detailed analysis look at each method.</w:t>
      </w: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1. Analyzing Statistical Patterns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One of the most telling signs of text written by AI is found in its statistical patterns. Examining the following can help detect AI-generated content:</w:t>
      </w:r>
    </w:p>
    <w:p w:rsidR="00771782" w:rsidRPr="00771782" w:rsidRDefault="00771782" w:rsidP="00BD7E7B">
      <w:pPr>
        <w:numPr>
          <w:ilvl w:val="0"/>
          <w:numId w:val="36"/>
        </w:numPr>
        <w:rPr>
          <w:rFonts w:ascii="Times New Roman" w:hAnsi="Times New Roman" w:cs="Times New Roman"/>
          <w:sz w:val="24"/>
          <w:szCs w:val="24"/>
        </w:rPr>
      </w:pPr>
      <w:r w:rsidRPr="00771782">
        <w:rPr>
          <w:rFonts w:ascii="Times New Roman" w:hAnsi="Times New Roman" w:cs="Times New Roman"/>
          <w:sz w:val="24"/>
          <w:szCs w:val="24"/>
        </w:rPr>
        <w:t>Fluency</w:t>
      </w:r>
    </w:p>
    <w:p w:rsidR="00771782" w:rsidRPr="00771782" w:rsidRDefault="00771782" w:rsidP="00BD7E7B">
      <w:pPr>
        <w:numPr>
          <w:ilvl w:val="0"/>
          <w:numId w:val="36"/>
        </w:numPr>
        <w:rPr>
          <w:rFonts w:ascii="Times New Roman" w:hAnsi="Times New Roman" w:cs="Times New Roman"/>
          <w:sz w:val="24"/>
          <w:szCs w:val="24"/>
        </w:rPr>
      </w:pPr>
      <w:r w:rsidRPr="00771782">
        <w:rPr>
          <w:rFonts w:ascii="Times New Roman" w:hAnsi="Times New Roman" w:cs="Times New Roman"/>
          <w:sz w:val="24"/>
          <w:szCs w:val="24"/>
        </w:rPr>
        <w:t>Word frequency</w:t>
      </w:r>
    </w:p>
    <w:p w:rsidR="00771782" w:rsidRPr="00771782" w:rsidRDefault="00771782" w:rsidP="00BD7E7B">
      <w:pPr>
        <w:numPr>
          <w:ilvl w:val="0"/>
          <w:numId w:val="36"/>
        </w:numPr>
        <w:rPr>
          <w:rFonts w:ascii="Times New Roman" w:hAnsi="Times New Roman" w:cs="Times New Roman"/>
          <w:sz w:val="24"/>
          <w:szCs w:val="24"/>
        </w:rPr>
      </w:pPr>
      <w:r w:rsidRPr="00771782">
        <w:rPr>
          <w:rFonts w:ascii="Times New Roman" w:hAnsi="Times New Roman" w:cs="Times New Roman"/>
          <w:sz w:val="24"/>
          <w:szCs w:val="24"/>
        </w:rPr>
        <w:t>Punctuation</w:t>
      </w:r>
    </w:p>
    <w:p w:rsidR="00771782" w:rsidRPr="00771782" w:rsidRDefault="00771782" w:rsidP="00BD7E7B">
      <w:pPr>
        <w:numPr>
          <w:ilvl w:val="0"/>
          <w:numId w:val="36"/>
        </w:numPr>
        <w:rPr>
          <w:rFonts w:ascii="Times New Roman" w:hAnsi="Times New Roman" w:cs="Times New Roman"/>
          <w:sz w:val="24"/>
          <w:szCs w:val="24"/>
        </w:rPr>
      </w:pPr>
      <w:r w:rsidRPr="00771782">
        <w:rPr>
          <w:rFonts w:ascii="Times New Roman" w:hAnsi="Times New Roman" w:cs="Times New Roman"/>
          <w:sz w:val="24"/>
          <w:szCs w:val="24"/>
        </w:rPr>
        <w:t>Sentence length</w:t>
      </w:r>
    </w:p>
    <w:p w:rsidR="00771782" w:rsidRPr="00771782" w:rsidRDefault="00771782" w:rsidP="00BD7E7B">
      <w:pPr>
        <w:numPr>
          <w:ilvl w:val="0"/>
          <w:numId w:val="36"/>
        </w:numPr>
        <w:rPr>
          <w:rFonts w:ascii="Times New Roman" w:hAnsi="Times New Roman" w:cs="Times New Roman"/>
          <w:sz w:val="24"/>
          <w:szCs w:val="24"/>
        </w:rPr>
      </w:pPr>
      <w:r w:rsidRPr="00771782">
        <w:rPr>
          <w:rFonts w:ascii="Times New Roman" w:hAnsi="Times New Roman" w:cs="Times New Roman"/>
          <w:sz w:val="24"/>
          <w:szCs w:val="24"/>
        </w:rPr>
        <w:t>Patterns in sentence length and punctuation often indicate AI authorship, as AI tools may lack the nuanced understanding of human writing process. Additionally, it is important to identify text written by AI to enhance detection methods.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N-gram analysis uncovers language patterns, revealing repetitive phrases in content written by AI. Metrics like Perplexity, BLEU, and ROUGE quantify the fluency and coherence of AI outputs, including those analyzed through natural language processing. These tools provide a detailed comparison of AI refined text and human writing, helping to predict the next word.</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Content written by AI often exhibit a formal, structured style, lacking the idiosyncrasies of human writing process. Software can examine these specific characteristics, making AI-generated content easier to spot. Strange or illogical sentence structure can also indicate AI authorship, unlike human written text.</w:t>
      </w: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2. Fluency and Coherence Checks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AI-generated content often follows predictable structures, resulting in repetitive language and patterns. This predictability can make the text appear polished yet mechanical. AI may also produce factual inaccuracies and inconsistencies due to limited context understanding. In contrast, human writers use a wider range of vocabulary and sentence structures.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Common phrases in AI refined content, like ‘delve into’ and ‘underscoring,’ contribute to a polished yet mechanical tone. Common words in AI models often use predictable, formal transition phrases that can sound unnecessarily elaborate. AI content detectors use linguistic and structural features to distinguish AI text from human-written content.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Evaluating fluency involves assessing how smoothly the content integrates information. Fluency issues in AI content can lead to misunderstandings and affect user trust. Human evaluations can offer insights into the natural flow of language, which automated metrics might overlook.</w:t>
      </w: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3. Typos and Errors as Red Flags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 systems tend to produce text with fewer typos and grammatical errors compared to human writing. Human writers are more likely to make typographical errors and informal language choices, which can serve as indicators of authenticity. Additionally, the use of AI refined text can enhance the quality of written content.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The absence of common mistakes might suggest AI authorship, as these models often produce error-free outputs with complete accuracy. Flawless grammar may also be a red flag, as human writers often make unintentional errors.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 lack of typographical errors could indicate AI authorship, contrasting with human writing habits.</w:t>
      </w: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4. Use of Rare Words and Phrases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AI-generated content often incorporates uncommon vocabulary and formal phrases not typical in human writing. Overuse of buzzwords or jargon can indicate AI authorship, as it often resorts to generic language.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Content generated by AI may frequently use technical jargon or sophisticated terminology uncommon in casual human writing. This reliance on words and phrases that are in frequently used, can indicate AI-refined authorship.</w:t>
      </w: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Understanding AI-Generated Lab Report Introductions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AI-generated lab report introductions often fall short of the nuanced, engaging style expected in academic writing. One of the most common issues is an overly formal tone that sounds robotic and detached, making the text feel like a template rather than a thoughtful analysis. Repetitive phrasing is another pitfall, where AI tools recycle similar structures and vocabulary, leading to monotonous prose that fails to capture the experiment's unique context. Moreover, these introductions frequently lack personal insight, omitting the researcher's rationale or preliminary observations that add depth and authenticity.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Humanizing AI content is crucial for upholding academic integrity and evading AI detection tools like Turnitin. In 2025, with advanced algorithms scanning for synthetic patterns, unaltered AI-generated lab report sections risk flagging as plagiarized or inauthentic, potentially undermining a student's credibility. By infusing human elements—such as reflective commentary or contextual relevance—writers ensure their work aligns with ethical standards, fostering genuine learning and original thought.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lastRenderedPageBreak/>
        <w:t>Consider these examples to illustrate the difference. A robotic introduction might read: "This experiment investigates the properties of chemical reactions. The objective is to measure reaction rates under varying conditions. Data collection involved standard laboratory procedures." This version is stiff, formulaic, and impersonal. In contrast, a natural one could be: "In this lab, we explored how temperature affects the rate of a chemical reaction, building on my curiosity from last semester's chemistry class. By carefully controlling variables and observing the fizzing reactions firsthand, we aimed to quantify these changes and understand real-world applications, like in industrial processes."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The benefits of humanizing AI-generated lab report introductions are clear: they enhance readability by varying sentence structure and flow, boost authenticity to reflect true intellectual engagement, and increase overall engagement for both the writer and the reader. Ultimately, this approach not only dodges detection but elevates the quality of academic work, making lab reports more compelling and credible.</w:t>
      </w: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Common Characteristics of Robotic AI Writing in Lab Reports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Robotic AI writing in lab reports often reveals itself through several identifiable traits, including generic language, predictable structure, and an absence of contextual nuance. When students turn to AI tools like ChatGPT for assistance, the output frequently feels mechanical and formulaic, lacking the personal touch or insightful analysis that human writers bring. For instance, introductions generated by ChatGPT lab reports tend to start with overly broad statements like 'In the field of science, experiments are crucial for understanding phenomena,' followed by a rote summary of objectives without tying them to specific experimental contexts or real-world applications.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This unnatural </w:t>
      </w:r>
      <w:hyperlink r:id="rId578" w:history="1">
        <w:r w:rsidRPr="00771782">
          <w:rPr>
            <w:rStyle w:val="Hyperlink"/>
            <w:rFonts w:ascii="Times New Roman" w:hAnsi="Times New Roman" w:cs="Times New Roman"/>
            <w:sz w:val="24"/>
            <w:szCs w:val="24"/>
          </w:rPr>
          <w:t>writing style</w:t>
        </w:r>
      </w:hyperlink>
      <w:r w:rsidRPr="00771782">
        <w:rPr>
          <w:rFonts w:ascii="Times New Roman" w:hAnsi="Times New Roman" w:cs="Times New Roman"/>
          <w:sz w:val="24"/>
          <w:szCs w:val="24"/>
        </w:rPr>
        <w:t> stems from AI lab report issues where models prioritize efficiency over creativity, resulting in repetitive phrasing and a lack of varied sentence structures. Professors, trained to evaluate original thought, spot these patterns easily, which can lead to lower grades or even academic integrity concerns. In science lab reports, for example, an AI-generated section on a physics experiment might describe Hooke's Law with textbook definitions but fail to incorporate the unique variables of the student's setup, such as equipment limitations or environmental factors.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Similarly, in engineering lab reports, robotic AI writing might outline a materials testing procedure in a linear, checklist-like manner, omitting the nuanced discussion of potential errors or iterative design improvements that demonstrate deeper understanding. Real-world examples abound: a 2024 chemistry lab report submitted via AI assistance was flagged for its 'cookie-cutter' methodology description, which mirrored online templates without adapting to the experiment's anomalies, like unexpected reaction rates. To avoid these pitfalls, students should use AI as a starting point but infuse their work with personal observations and critical thinking, ensuring the final product reflects authentic engagement rather than mechanical replication.</w:t>
      </w: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Step-by-Step Guide to Humanizing AI Introductions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Humanizing AI-generated introductions in lab reports can transform stiff, robotic text into engaging, relatable content that resonates with readers. Whether you're a student or researcher in a biology lab, the process of rewriting lab report sections ensures your work feels authentic and human. This step-by-step guide will walk you through how to humanize AI introduction effectively, focusing on active voice writing and personal touches to elevate your scientific writing.</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Step 1: Rewrite with Varied Sentence Structures and Active Voice</w:t>
      </w:r>
      <w:r w:rsidRPr="00771782">
        <w:rPr>
          <w:rFonts w:ascii="Times New Roman" w:hAnsi="Times New Roman" w:cs="Times New Roman"/>
          <w:sz w:val="24"/>
          <w:szCs w:val="24"/>
        </w:rPr>
        <w:br/>
        <w:t>Start by identifying the monotonous patterns in the AI output, such as repetitive sentence lengths or passive constructions. To humanize AI introduction, rewrite lab report content using active voice writing. For instance, change 'The experiment was conducted by the team' to 'Our team conducted the experiment to explore cellular responses.' Vary your sentences—mix short, punchy ones with longer, descriptive ones—to create a natural rhythm. This approach not only improves readability but also injects energy into what might otherwise read like a textbook excerpt.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Step 2: Incorporate Personal Reflections or Hypothetical Scenarios Relevant to the Lab</w:t>
      </w:r>
      <w:r w:rsidRPr="00771782">
        <w:rPr>
          <w:rFonts w:ascii="Times New Roman" w:hAnsi="Times New Roman" w:cs="Times New Roman"/>
          <w:sz w:val="24"/>
          <w:szCs w:val="24"/>
        </w:rPr>
        <w:br/>
        <w:t xml:space="preserve">AI text often lacks the personal spark that makes science feel alive. Add personal reflections lab to bridge the gap between data and human experience. For a biology lab report, weave in a brief anecdote or hypothetical: 'As I pipetted the samples under the microscope, I couldn't help but wonder how these microbial interactions mirror real-world </w:t>
      </w:r>
      <w:r w:rsidRPr="00771782">
        <w:rPr>
          <w:rFonts w:ascii="Times New Roman" w:hAnsi="Times New Roman" w:cs="Times New Roman"/>
          <w:sz w:val="24"/>
          <w:szCs w:val="24"/>
        </w:rPr>
        <w:lastRenderedPageBreak/>
        <w:t>ecosystems we've studied in class.' This adds depth, showing your thought process and making the introduction more engaging without straying from professionalism.</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Step 3: Add Transitional Phrases and Specific Data References for Flow</w:t>
      </w:r>
      <w:r w:rsidRPr="00771782">
        <w:rPr>
          <w:rFonts w:ascii="Times New Roman" w:hAnsi="Times New Roman" w:cs="Times New Roman"/>
          <w:sz w:val="24"/>
          <w:szCs w:val="24"/>
        </w:rPr>
        <w:br/>
        <w:t>Smooth transitions are key to guiding readers seamlessly. Edit AI content by inserting phrases like 'Building on this foundation' or 'This leads us to investigate' to connect ideas. Reference specific data early to ground your narrative: 'Recent studies from 2024, including Smith's analysis of E. coli growth rates, highlight the need for our controlled experiment.' These elements create a logical flow, turning fragmented AI output into a cohesive story that builds anticipation for your findings.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Step 4: Edit for Tone: Make It Conversational Yet Professional</w:t>
      </w:r>
      <w:r w:rsidRPr="00771782">
        <w:rPr>
          <w:rFonts w:ascii="Times New Roman" w:hAnsi="Times New Roman" w:cs="Times New Roman"/>
          <w:sz w:val="24"/>
          <w:szCs w:val="24"/>
        </w:rPr>
        <w:br/>
        <w:t>Finally, refine the overall tone to strike a balance—conversational enough to draw readers in, yet professional to maintain credibility. Avoid overly casual slang, but use contractions like 'it's' instead of 'it is' for warmth. Read aloud to catch awkward phrasing, ensuring the text sounds like it's coming from an enthusiastic biologist, not a machine. This polishing step is crucial when you edit AI content, as it preserves scientific rigor while fostering connection.</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To illustrate, here's a before-and-after example for a biology lab report introduction on enzyme activity: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Before (AI-Generated):</w:t>
      </w:r>
      <w:r w:rsidRPr="00771782">
        <w:rPr>
          <w:rFonts w:ascii="Times New Roman" w:hAnsi="Times New Roman" w:cs="Times New Roman"/>
          <w:sz w:val="24"/>
          <w:szCs w:val="24"/>
        </w:rPr>
        <w:br/>
        <w:t>Enzyme activity in biological systems is influenced by various factors including temperature and pH. The purpose of this experiment was to determine the optimal conditions for catalase activity. Data from previous experiments indicated that activity peaks at neutral pH. The methodology involved testing samples at different temperatures.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After (Humanized):</w:t>
      </w:r>
      <w:r w:rsidRPr="00771782">
        <w:rPr>
          <w:rFonts w:ascii="Times New Roman" w:hAnsi="Times New Roman" w:cs="Times New Roman"/>
          <w:sz w:val="24"/>
          <w:szCs w:val="24"/>
        </w:rPr>
        <w:br/>
        <w:t>Enzymes like catalase play a vital role in breaking down hydrogen peroxide in cells, but their efficiency hinges on conditions like temperature and pH. In our biology lab, we set out to pinpoint the sweet spot for catalase—drawing from last year's data showing peak activity around neutral pH. As we prepared the samples, I reflected on how these reactions power everything from wound healing to industrial biotech. By testing temperatures from 10°C to 50°C, we aimed to uncover insights that could refine lab protocols for 2025 research.</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This transformation not only humanizes the introduction but also makes the entire lab report more compelling. Practice these steps, and you'll master rewriting lab report sections with ease.</w:t>
      </w: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Advanced Techniques to Avoid AI Detection in Academic Writing</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In the evolving landscape of academic writing in 2025, </w:t>
      </w:r>
      <w:r w:rsidRPr="00771782">
        <w:rPr>
          <w:rFonts w:ascii="Times New Roman" w:hAnsi="Times New Roman" w:cs="Times New Roman"/>
          <w:b/>
          <w:bCs/>
          <w:sz w:val="24"/>
          <w:szCs w:val="24"/>
        </w:rPr>
        <w:t>avoid AI detection</w:t>
      </w:r>
      <w:r w:rsidRPr="00771782">
        <w:rPr>
          <w:rFonts w:ascii="Times New Roman" w:hAnsi="Times New Roman" w:cs="Times New Roman"/>
          <w:sz w:val="24"/>
          <w:szCs w:val="24"/>
        </w:rPr>
        <w:t> has become a critical skill for students and researchers aiming to maintain authenticity while leveraging technology. Advanced techniques go beyond basic paraphrasing, focusing on sophisticated strategies that blend human ingenuity with subtle AI enhancements. One of the most effective approaches is layering methods, where you combine manual edits with tool-assisted refinements. Start by generating a draft using an AI model, then manually revise sentences for personal voice—swap formal structures for conversational tones, add anecdotal insights from your experiences, and vary sentence lengths to mimic natural human variability. Follow this with specialized tools like QuillBot or Grammarly's advanced modes to polish without overhauling the core structure, ensuring the text retains a human fingerprint.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Another key strategy involves incorporating LSI (Latent Semantic Indexing) keywords naturally into your writing. For instance, in </w:t>
      </w:r>
      <w:r w:rsidRPr="00771782">
        <w:rPr>
          <w:rFonts w:ascii="Times New Roman" w:hAnsi="Times New Roman" w:cs="Times New Roman"/>
          <w:b/>
          <w:bCs/>
          <w:sz w:val="24"/>
          <w:szCs w:val="24"/>
        </w:rPr>
        <w:t>Turnitin lab reports</w:t>
      </w:r>
      <w:r w:rsidRPr="00771782">
        <w:rPr>
          <w:rFonts w:ascii="Times New Roman" w:hAnsi="Times New Roman" w:cs="Times New Roman"/>
          <w:sz w:val="24"/>
          <w:szCs w:val="24"/>
        </w:rPr>
        <w:t>, weave in terms like 'lab report data analysis' seamlessly within context, such as discussing experimental methodologies or interpreting results. This not only enriches the content but also aligns with search engine and detection algorithms that prioritize semantic relevance, making your work appear organically researched rather than machine-generated.</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Testing your revisions against popular detectors is essential for validation. To pass tools like Turnitin and </w:t>
      </w:r>
      <w:r w:rsidRPr="00771782">
        <w:rPr>
          <w:rFonts w:ascii="Times New Roman" w:hAnsi="Times New Roman" w:cs="Times New Roman"/>
          <w:b/>
          <w:bCs/>
          <w:sz w:val="24"/>
          <w:szCs w:val="24"/>
        </w:rPr>
        <w:t>GPTZero bypass</w:t>
      </w:r>
      <w:r w:rsidRPr="00771782">
        <w:rPr>
          <w:rFonts w:ascii="Times New Roman" w:hAnsi="Times New Roman" w:cs="Times New Roman"/>
          <w:sz w:val="24"/>
          <w:szCs w:val="24"/>
        </w:rPr>
        <w:t xml:space="preserve"> challenges, employ iterative testing: submit drafts to free versions of these detectors and analyze flagged sections. Strategies include introducing deliberate imperfections, such as minor grammatical quirks that a human might </w:t>
      </w:r>
      <w:r w:rsidRPr="00771782">
        <w:rPr>
          <w:rFonts w:ascii="Times New Roman" w:hAnsi="Times New Roman" w:cs="Times New Roman"/>
          <w:sz w:val="24"/>
          <w:szCs w:val="24"/>
        </w:rPr>
        <w:lastRenderedPageBreak/>
        <w:t>overlook, or embedding domain-specific jargon that AI often mishandles. For </w:t>
      </w:r>
      <w:r w:rsidRPr="00771782">
        <w:rPr>
          <w:rFonts w:ascii="Times New Roman" w:hAnsi="Times New Roman" w:cs="Times New Roman"/>
          <w:b/>
          <w:bCs/>
          <w:sz w:val="24"/>
          <w:szCs w:val="24"/>
        </w:rPr>
        <w:t>GPTZero bypass</w:t>
      </w:r>
      <w:r w:rsidRPr="00771782">
        <w:rPr>
          <w:rFonts w:ascii="Times New Roman" w:hAnsi="Times New Roman" w:cs="Times New Roman"/>
          <w:sz w:val="24"/>
          <w:szCs w:val="24"/>
        </w:rPr>
        <w:t>, focus on perplexity and burstiness—craft passages with unpredictable idea flows and emotional undertones that disrupt AI's predictable patterns. Tools like ZeroGPT or </w:t>
      </w:r>
      <w:hyperlink r:id="rId579" w:history="1">
        <w:r w:rsidRPr="00771782">
          <w:rPr>
            <w:rStyle w:val="Hyperlink"/>
            <w:rFonts w:ascii="Times New Roman" w:hAnsi="Times New Roman" w:cs="Times New Roman"/>
            <w:sz w:val="24"/>
            <w:szCs w:val="24"/>
          </w:rPr>
          <w:t>Originality.ai</w:t>
        </w:r>
      </w:hyperlink>
      <w:r w:rsidRPr="00771782">
        <w:rPr>
          <w:rFonts w:ascii="Times New Roman" w:hAnsi="Times New Roman" w:cs="Times New Roman"/>
          <w:sz w:val="24"/>
          <w:szCs w:val="24"/>
        </w:rPr>
        <w:t> can help simulate these checks during the editing phase.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However, these </w:t>
      </w:r>
      <w:r w:rsidRPr="00771782">
        <w:rPr>
          <w:rFonts w:ascii="Times New Roman" w:hAnsi="Times New Roman" w:cs="Times New Roman"/>
          <w:b/>
          <w:bCs/>
          <w:sz w:val="24"/>
          <w:szCs w:val="24"/>
        </w:rPr>
        <w:t>advanced humanizing techniques</w:t>
      </w:r>
      <w:r w:rsidRPr="00771782">
        <w:rPr>
          <w:rFonts w:ascii="Times New Roman" w:hAnsi="Times New Roman" w:cs="Times New Roman"/>
          <w:sz w:val="24"/>
          <w:szCs w:val="24"/>
        </w:rPr>
        <w:t> must be tempered with </w:t>
      </w:r>
      <w:r w:rsidRPr="00771782">
        <w:rPr>
          <w:rFonts w:ascii="Times New Roman" w:hAnsi="Times New Roman" w:cs="Times New Roman"/>
          <w:b/>
          <w:bCs/>
          <w:sz w:val="24"/>
          <w:szCs w:val="24"/>
        </w:rPr>
        <w:t>ethical AI writing</w:t>
      </w:r>
      <w:r w:rsidRPr="00771782">
        <w:rPr>
          <w:rFonts w:ascii="Times New Roman" w:hAnsi="Times New Roman" w:cs="Times New Roman"/>
          <w:sz w:val="24"/>
          <w:szCs w:val="24"/>
        </w:rPr>
        <w:t> principles. Balancing AI assistance with original thought ensures your work reflects genuine intellectual effort, avoiding plagiarism pitfalls and upholding academic integrity. Over-reliance on evasion tactics can undermine learning; instead, use AI as a brainstorming aid, always infusing your unique perspective to foster creativity.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Consider this case study: humanizing a chemistry lab report introduction. The original AI-generated intro was stiff and formulaic, stating, 'This experiment examines reaction rates.' After layering, the student added personal context: 'Drawing from my observations in the lab last semester, where unexpected variables like temperature fluctuations altered outcomes, this report delves into reaction rates through hands-on </w:t>
      </w:r>
      <w:r w:rsidRPr="00771782">
        <w:rPr>
          <w:rFonts w:ascii="Times New Roman" w:hAnsi="Times New Roman" w:cs="Times New Roman"/>
          <w:b/>
          <w:bCs/>
          <w:sz w:val="24"/>
          <w:szCs w:val="24"/>
        </w:rPr>
        <w:t>lab report data analysis</w:t>
      </w:r>
      <w:r w:rsidRPr="00771782">
        <w:rPr>
          <w:rFonts w:ascii="Times New Roman" w:hAnsi="Times New Roman" w:cs="Times New Roman"/>
          <w:sz w:val="24"/>
          <w:szCs w:val="24"/>
        </w:rPr>
        <w:t>.' Tested on Turnitin, it scored under 5% similarity, and GPTZero flagged it as fully human-written. This success highlights how thoughtful integration of techniques can produce compelling, undetectable academic prose while preserving ethical standards.</w:t>
      </w: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Tips for Writing Natural Lab Report Introductions from Scratch</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Writing a natural lab introduction from scratch can transform your lab report from a dry recitation of facts into an engaging narrative that draws readers in. As a student navigating the world of scientific writing, you'll find that a well-crafted introduction sets the tone for the entire document. Here are some essential student writing tips to help you master the lab report structure and create a seamless flow.</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Start with a hook to capture attention right away. Begin by connecting the experiment to real-world relevance—perhaps explain how the principles you're testing apply to everyday phenomena, like the role of chemical reactions in cooking or environmental processes. Alternatively, pose a intriguing question about the experiment objectives, such as 'What happens when we alter the pH in this ecosystem simulation?' This approach makes your natural lab introduction feel conversational and relatable, mirroring how a curious student might approach the topic.</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Next, build context by explaining the objectives with genuine student-like curiosity. Dive into the background without overwhelming jargon; describe why the experiment matters and what gaps in knowledge it addresses. For instance, if your lab involves testing enzyme activity, share how understanding this could impact medical research. Keep it concise, aiming for 2-3 paragraphs that naturally lead into the core purpose, fostering a sense of exploration that resonates with readers.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End with a clear thesis statement that previews the methods and expected outcomes in a fluid manner. Avoid abrupt shifts—instead, weave in how you'll conduct the experiment and what results you anticipate, like 'Through controlled trials with varying temperatures, we expect to observe optimal enzyme function at 37°C.' This ties everything together, providing a roadmap for the rest of the lab report.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When writing manually, steer clear of common pitfalls. Don't overload with excessive citations early on, as it can stifle the natural flow; save detailed references for the discussion. Avoid generic statements like 'This experiment is important' without explanation—these make your writing feel forced. Also, resist copying templates verbatim; personalize to reflect your unique perspective and avoid plagiarism flags.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To elevate your overall skills, explore resources like Purdue OWL's guide to scientific writing or Khan Academy's lab report tutorials. Books such as 'Writing in the Sciences' by Ann M. Penrose offer deeper insights. Practice by outlining introductions for past labs, and seek feedback from peers or instructors. With these strategies, your natural lab introductions will not only meet academic standards but also showcase your growing expertise in 2025's evolving STEM education landscape.</w:t>
      </w:r>
    </w:p>
    <w:p w:rsidR="00771782" w:rsidRDefault="00771782">
      <w:pPr>
        <w:rPr>
          <w:rFonts w:ascii="Times New Roman" w:hAnsi="Times New Roman" w:cs="Times New Roman"/>
          <w:sz w:val="24"/>
          <w:szCs w:val="24"/>
        </w:rPr>
      </w:pPr>
    </w:p>
    <w:p w:rsidR="00771782" w:rsidRDefault="00771782">
      <w:pPr>
        <w:rPr>
          <w:rFonts w:ascii="Times New Roman" w:hAnsi="Times New Roman" w:cs="Times New Roman"/>
          <w:sz w:val="24"/>
          <w:szCs w:val="24"/>
        </w:rPr>
      </w:pPr>
    </w:p>
    <w:p w:rsidR="00771782" w:rsidRPr="00771782" w:rsidRDefault="00771782">
      <w:pPr>
        <w:rPr>
          <w:rFonts w:ascii="Times New Roman" w:hAnsi="Times New Roman" w:cs="Times New Roman"/>
          <w:b/>
          <w:bCs/>
          <w:sz w:val="28"/>
          <w:szCs w:val="28"/>
        </w:rPr>
      </w:pPr>
      <w:r w:rsidRPr="00771782">
        <w:rPr>
          <w:rFonts w:ascii="Times New Roman" w:hAnsi="Times New Roman" w:cs="Times New Roman"/>
          <w:b/>
          <w:bCs/>
          <w:sz w:val="28"/>
          <w:szCs w:val="28"/>
        </w:rPr>
        <w:lastRenderedPageBreak/>
        <w:t xml:space="preserve">Here are some other ways to look out for AI written content: </w:t>
      </w:r>
      <w:r w:rsidRPr="00771782">
        <w:rPr>
          <w:rFonts w:ascii="Times New Roman" w:hAnsi="Times New Roman" w:cs="Times New Roman"/>
          <w:b/>
          <w:bCs/>
          <w:sz w:val="28"/>
          <w:szCs w:val="28"/>
        </w:rPr>
        <w:br/>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Here are things to look for and tools to use:</w:t>
      </w:r>
    </w:p>
    <w:p w:rsidR="00771782" w:rsidRPr="00771782" w:rsidRDefault="00771782" w:rsidP="00BD7E7B">
      <w:pPr>
        <w:numPr>
          <w:ilvl w:val="0"/>
          <w:numId w:val="37"/>
        </w:numPr>
        <w:rPr>
          <w:rFonts w:ascii="Times New Roman" w:hAnsi="Times New Roman" w:cs="Times New Roman"/>
          <w:sz w:val="24"/>
          <w:szCs w:val="24"/>
        </w:rPr>
      </w:pPr>
      <w:r w:rsidRPr="00771782">
        <w:rPr>
          <w:rFonts w:ascii="Times New Roman" w:hAnsi="Times New Roman" w:cs="Times New Roman"/>
          <w:b/>
          <w:bCs/>
          <w:sz w:val="24"/>
          <w:szCs w:val="24"/>
        </w:rPr>
        <w:t>Compare to Writing They’ve Done in Class</w:t>
      </w:r>
      <w:r w:rsidRPr="00771782">
        <w:rPr>
          <w:rFonts w:ascii="Times New Roman" w:hAnsi="Times New Roman" w:cs="Times New Roman"/>
          <w:sz w:val="24"/>
          <w:szCs w:val="24"/>
        </w:rPr>
        <w:t>: </w:t>
      </w:r>
      <w:r w:rsidRPr="00771782">
        <w:rPr>
          <w:rFonts w:ascii="Times New Roman" w:hAnsi="Times New Roman" w:cs="Times New Roman"/>
          <w:i/>
          <w:iCs/>
          <w:sz w:val="24"/>
          <w:szCs w:val="24"/>
        </w:rPr>
        <w:t>The old methods remain the best, and will be the most resilient to new AI capabilities as they develop. So if you’re not interested in updating your detection methods as you keep constant track of developments in the field, it’s worth utilizing methods like this one, number 2, and number 3. </w:t>
      </w:r>
      <w:r w:rsidRPr="00771782">
        <w:rPr>
          <w:rFonts w:ascii="Times New Roman" w:hAnsi="Times New Roman" w:cs="Times New Roman"/>
          <w:sz w:val="24"/>
          <w:szCs w:val="24"/>
        </w:rPr>
        <w:t>Students often have a unique writing style and voice that they maintain across their assignments. When reviewing a student’s work, look for significant deviations from this established style. Does the vocabulary, sentence structure, or complexity of ideas feel significantly different? Does the tone match the student’s usual approach? If the student normally struggles with grammar and spelling but suddenly hands in a flawless paper, it might be a sign of AI-generated content. Also, AI-generated text may lack the specific mistakes or idiosyncrasies that a student typically makes.</w:t>
      </w:r>
    </w:p>
    <w:p w:rsidR="00771782" w:rsidRPr="00771782" w:rsidRDefault="00771782" w:rsidP="00BD7E7B">
      <w:pPr>
        <w:numPr>
          <w:ilvl w:val="0"/>
          <w:numId w:val="37"/>
        </w:numPr>
        <w:rPr>
          <w:rFonts w:ascii="Times New Roman" w:hAnsi="Times New Roman" w:cs="Times New Roman"/>
          <w:sz w:val="24"/>
          <w:szCs w:val="24"/>
        </w:rPr>
      </w:pPr>
      <w:r w:rsidRPr="00771782">
        <w:rPr>
          <w:rFonts w:ascii="Times New Roman" w:hAnsi="Times New Roman" w:cs="Times New Roman"/>
          <w:b/>
          <w:bCs/>
          <w:sz w:val="24"/>
          <w:szCs w:val="24"/>
        </w:rPr>
        <w:t>Quiz the Student on the Content of Their Work</w:t>
      </w:r>
      <w:r w:rsidRPr="00771782">
        <w:rPr>
          <w:rFonts w:ascii="Times New Roman" w:hAnsi="Times New Roman" w:cs="Times New Roman"/>
          <w:sz w:val="24"/>
          <w:szCs w:val="24"/>
        </w:rPr>
        <w:t>: If you suspect that a piece of work has been generated by AI, one effective way to confirm your suspicion is by quizzing the student on the content of their work. Ask them to explain complex points, the reasoning behind their arguments, or the meaning of specific words or phrases they used. If they are unable to provide satisfactory answers or seem confused by their own work, it could be an indication that they didn’t write it themselves. Be aware, though, that students might also struggle with this if they’re nervous or if they completed the assignment a while ago and no longer remember the specifics.</w:t>
      </w:r>
    </w:p>
    <w:p w:rsidR="00771782" w:rsidRPr="00771782" w:rsidRDefault="00771782" w:rsidP="00BD7E7B">
      <w:pPr>
        <w:numPr>
          <w:ilvl w:val="0"/>
          <w:numId w:val="37"/>
        </w:numPr>
        <w:rPr>
          <w:rFonts w:ascii="Times New Roman" w:hAnsi="Times New Roman" w:cs="Times New Roman"/>
          <w:sz w:val="24"/>
          <w:szCs w:val="24"/>
        </w:rPr>
      </w:pPr>
      <w:r w:rsidRPr="00771782">
        <w:rPr>
          <w:rFonts w:ascii="Times New Roman" w:hAnsi="Times New Roman" w:cs="Times New Roman"/>
          <w:b/>
          <w:bCs/>
          <w:sz w:val="24"/>
          <w:szCs w:val="24"/>
        </w:rPr>
        <w:t>Use Google Docs’ Version History feature to detect human-like writing behavior:</w:t>
      </w:r>
      <w:r w:rsidRPr="00771782">
        <w:rPr>
          <w:rFonts w:ascii="Times New Roman" w:hAnsi="Times New Roman" w:cs="Times New Roman"/>
          <w:sz w:val="24"/>
          <w:szCs w:val="24"/>
        </w:rPr>
        <w:t> Google Docs has a feature that saves after each small change is made in a document. Having your students compose exclusively in Google Docs and share an editable copy of their drafts is a good way to track whether they’re pasting content wholesale from another source, or if they’re working bit by bit in a more human fashion. </w:t>
      </w:r>
      <w:hyperlink r:id="rId580" w:history="1">
        <w:r w:rsidRPr="00771782">
          <w:rPr>
            <w:rStyle w:val="Hyperlink"/>
            <w:rFonts w:ascii="Times New Roman" w:hAnsi="Times New Roman" w:cs="Times New Roman"/>
            <w:sz w:val="24"/>
            <w:szCs w:val="24"/>
          </w:rPr>
          <w:t>Here’s some instructions on how to use the feature.</w:t>
        </w:r>
      </w:hyperlink>
    </w:p>
    <w:p w:rsidR="00771782" w:rsidRPr="00771782" w:rsidRDefault="00771782" w:rsidP="00BD7E7B">
      <w:pPr>
        <w:numPr>
          <w:ilvl w:val="0"/>
          <w:numId w:val="37"/>
        </w:numPr>
        <w:rPr>
          <w:rFonts w:ascii="Times New Roman" w:hAnsi="Times New Roman" w:cs="Times New Roman"/>
          <w:sz w:val="24"/>
          <w:szCs w:val="24"/>
        </w:rPr>
      </w:pPr>
      <w:r w:rsidRPr="00771782">
        <w:rPr>
          <w:rFonts w:ascii="Times New Roman" w:hAnsi="Times New Roman" w:cs="Times New Roman"/>
          <w:b/>
          <w:bCs/>
          <w:sz w:val="24"/>
          <w:szCs w:val="24"/>
        </w:rPr>
        <w:t>Unusual or Over-Complex Sentence Construction:</w:t>
      </w:r>
      <w:r w:rsidRPr="00771782">
        <w:rPr>
          <w:rFonts w:ascii="Times New Roman" w:hAnsi="Times New Roman" w:cs="Times New Roman"/>
          <w:sz w:val="24"/>
          <w:szCs w:val="24"/>
        </w:rPr>
        <w:t> AI might sometimes generate sentences that are grammatically correct but unusual or overly complex, especially when it’s trying to generate text based on a mixture of styles or genres.</w:t>
      </w:r>
    </w:p>
    <w:p w:rsidR="00771782" w:rsidRPr="00771782" w:rsidRDefault="00771782" w:rsidP="00BD7E7B">
      <w:pPr>
        <w:numPr>
          <w:ilvl w:val="0"/>
          <w:numId w:val="37"/>
        </w:numPr>
        <w:rPr>
          <w:rFonts w:ascii="Times New Roman" w:hAnsi="Times New Roman" w:cs="Times New Roman"/>
          <w:sz w:val="24"/>
          <w:szCs w:val="24"/>
        </w:rPr>
      </w:pPr>
      <w:r w:rsidRPr="00771782">
        <w:rPr>
          <w:rFonts w:ascii="Times New Roman" w:hAnsi="Times New Roman" w:cs="Times New Roman"/>
          <w:b/>
          <w:bCs/>
          <w:sz w:val="24"/>
          <w:szCs w:val="24"/>
        </w:rPr>
        <w:t>Overuse of bullet points:</w:t>
      </w:r>
      <w:r w:rsidRPr="00771782">
        <w:rPr>
          <w:rFonts w:ascii="Times New Roman" w:hAnsi="Times New Roman" w:cs="Times New Roman"/>
          <w:sz w:val="24"/>
          <w:szCs w:val="24"/>
        </w:rPr>
        <w:t> Some (not all!) AI text-generation tools tend to use a lot of bullet points to communicate in a concise, corporate way.</w:t>
      </w:r>
    </w:p>
    <w:p w:rsidR="00771782" w:rsidRPr="00771782" w:rsidRDefault="00771782" w:rsidP="00BD7E7B">
      <w:pPr>
        <w:numPr>
          <w:ilvl w:val="0"/>
          <w:numId w:val="37"/>
        </w:numPr>
        <w:rPr>
          <w:rFonts w:ascii="Times New Roman" w:hAnsi="Times New Roman" w:cs="Times New Roman"/>
          <w:sz w:val="24"/>
          <w:szCs w:val="24"/>
        </w:rPr>
      </w:pPr>
      <w:r w:rsidRPr="00771782">
        <w:rPr>
          <w:rFonts w:ascii="Times New Roman" w:hAnsi="Times New Roman" w:cs="Times New Roman"/>
          <w:b/>
          <w:bCs/>
          <w:sz w:val="24"/>
          <w:szCs w:val="24"/>
        </w:rPr>
        <w:t>Not Referencing Current Events (or lying about/misrepresenting them):</w:t>
      </w:r>
      <w:r w:rsidRPr="00771782">
        <w:rPr>
          <w:rFonts w:ascii="Times New Roman" w:hAnsi="Times New Roman" w:cs="Times New Roman"/>
          <w:sz w:val="24"/>
          <w:szCs w:val="24"/>
        </w:rPr>
        <w:t> Many AI models do not have real-time access to the internet and cannot provide up-to-date information or comment on current events. If an AI-generated text refers to events after its training cutoff, it’s likely extrapolating from patterns it learned and might not be accurate. Keep in mind, though, that many tools now have access to internet search tools and can understand uploaded documents in order to be “brought up to speed” even on events that happened after their initial training.</w:t>
      </w:r>
    </w:p>
    <w:p w:rsidR="00771782" w:rsidRPr="00771782" w:rsidRDefault="00771782" w:rsidP="00BD7E7B">
      <w:pPr>
        <w:numPr>
          <w:ilvl w:val="0"/>
          <w:numId w:val="37"/>
        </w:numPr>
        <w:rPr>
          <w:rFonts w:ascii="Times New Roman" w:hAnsi="Times New Roman" w:cs="Times New Roman"/>
          <w:sz w:val="24"/>
          <w:szCs w:val="24"/>
        </w:rPr>
      </w:pPr>
      <w:r w:rsidRPr="00771782">
        <w:rPr>
          <w:rFonts w:ascii="Times New Roman" w:hAnsi="Times New Roman" w:cs="Times New Roman"/>
          <w:b/>
          <w:bCs/>
          <w:sz w:val="24"/>
          <w:szCs w:val="24"/>
        </w:rPr>
        <w:t>Lack of Depth/Analysis:</w:t>
      </w:r>
      <w:r w:rsidRPr="00771782">
        <w:rPr>
          <w:rFonts w:ascii="Times New Roman" w:hAnsi="Times New Roman" w:cs="Times New Roman"/>
          <w:sz w:val="24"/>
          <w:szCs w:val="24"/>
        </w:rPr>
        <w:t> Another way to tell if an essay was written by an AI is if it lacks complex or original analysis. This is because machines are good at collecting data, but they’re not so good at turning it into something meaningful. As an example, try to get ChatGPT to give feedback on a student essay; it’s terrible at it! We’re nearing the point where AI is able to start to analyze writing, but its current responses are still very “robotic.” You’ll notice AI-generated writing is a lot better for static writing (like about history, facts, etc) compared to creative or analytical writing. </w:t>
      </w:r>
      <w:r w:rsidRPr="00771782">
        <w:rPr>
          <w:rFonts w:ascii="Times New Roman" w:hAnsi="Times New Roman" w:cs="Times New Roman"/>
          <w:i/>
          <w:iCs/>
          <w:sz w:val="24"/>
          <w:szCs w:val="24"/>
        </w:rPr>
        <w:t>However, be aware: this is a thing that AI tools are getting increasingly good at, so this detection method is getting less useful.</w:t>
      </w:r>
      <w:r w:rsidRPr="00771782">
        <w:rPr>
          <w:rFonts w:ascii="Times New Roman" w:hAnsi="Times New Roman" w:cs="Times New Roman"/>
          <w:sz w:val="24"/>
          <w:szCs w:val="24"/>
        </w:rPr>
        <w:t> </w:t>
      </w:r>
      <w:r w:rsidRPr="00771782">
        <w:rPr>
          <w:rFonts w:ascii="Times New Roman" w:hAnsi="Times New Roman" w:cs="Times New Roman"/>
          <w:i/>
          <w:iCs/>
          <w:sz w:val="24"/>
          <w:szCs w:val="24"/>
        </w:rPr>
        <w:t>Once Deep Research from OpenAI becomes more widely available, expect this detection method to be entirely irrelevant.</w:t>
      </w:r>
    </w:p>
    <w:p w:rsidR="00771782" w:rsidRPr="00771782" w:rsidRDefault="00771782" w:rsidP="00BD7E7B">
      <w:pPr>
        <w:numPr>
          <w:ilvl w:val="0"/>
          <w:numId w:val="37"/>
        </w:numPr>
        <w:rPr>
          <w:rFonts w:ascii="Times New Roman" w:hAnsi="Times New Roman" w:cs="Times New Roman"/>
          <w:sz w:val="24"/>
          <w:szCs w:val="24"/>
        </w:rPr>
      </w:pPr>
      <w:r w:rsidRPr="00771782">
        <w:rPr>
          <w:rFonts w:ascii="Times New Roman" w:hAnsi="Times New Roman" w:cs="Times New Roman"/>
          <w:b/>
          <w:bCs/>
          <w:sz w:val="24"/>
          <w:szCs w:val="24"/>
        </w:rPr>
        <w:t>Inaccurate Data or Quotes:</w:t>
      </w:r>
      <w:r w:rsidRPr="00771782">
        <w:rPr>
          <w:rFonts w:ascii="Times New Roman" w:hAnsi="Times New Roman" w:cs="Times New Roman"/>
          <w:sz w:val="24"/>
          <w:szCs w:val="24"/>
        </w:rPr>
        <w:t xml:space="preserve"> If a prediction machine (which is what these AI text generators are) doesn’t know something but is destined to give an output, it’ll predict numbers based on patterns (which aren’t accurate). So, </w:t>
      </w:r>
      <w:r w:rsidRPr="00771782">
        <w:rPr>
          <w:rFonts w:ascii="Times New Roman" w:hAnsi="Times New Roman" w:cs="Times New Roman"/>
          <w:sz w:val="24"/>
          <w:szCs w:val="24"/>
        </w:rPr>
        <w:lastRenderedPageBreak/>
        <w:t>if you’re reading student homework and you spot several discrepancies between the facts and the numbers, this might have been generated with AI.</w:t>
      </w:r>
    </w:p>
    <w:p w:rsidR="00771782" w:rsidRPr="00771782" w:rsidRDefault="00771782" w:rsidP="00BD7E7B">
      <w:pPr>
        <w:numPr>
          <w:ilvl w:val="0"/>
          <w:numId w:val="37"/>
        </w:numPr>
        <w:rPr>
          <w:rFonts w:ascii="Times New Roman" w:hAnsi="Times New Roman" w:cs="Times New Roman"/>
          <w:sz w:val="24"/>
          <w:szCs w:val="24"/>
        </w:rPr>
      </w:pPr>
      <w:r w:rsidRPr="00771782">
        <w:rPr>
          <w:rFonts w:ascii="Times New Roman" w:hAnsi="Times New Roman" w:cs="Times New Roman"/>
          <w:b/>
          <w:bCs/>
          <w:sz w:val="24"/>
          <w:szCs w:val="24"/>
        </w:rPr>
        <w:t>Do the Sources Exist? Do They Say What the Writer Claims They Do?:</w:t>
      </w:r>
      <w:r w:rsidRPr="00771782">
        <w:rPr>
          <w:rFonts w:ascii="Times New Roman" w:hAnsi="Times New Roman" w:cs="Times New Roman"/>
          <w:sz w:val="24"/>
          <w:szCs w:val="24"/>
        </w:rPr>
        <w:t> While this is a thing that students have already done for a long time, many AI text generators will create sources out of thin air that appear convincing. You should check every single source that your students cite if you’re concerned about they’re having used an AI text generation tool. </w:t>
      </w:r>
      <w:r w:rsidRPr="00771782">
        <w:rPr>
          <w:rFonts w:ascii="Times New Roman" w:hAnsi="Times New Roman" w:cs="Times New Roman"/>
          <w:i/>
          <w:iCs/>
          <w:sz w:val="24"/>
          <w:szCs w:val="24"/>
        </w:rPr>
        <w:t>However, be aware: this is a thing that AI tools are getting increasingly good at, so this detection method is getting less useful.</w:t>
      </w:r>
    </w:p>
    <w:p w:rsidR="00771782" w:rsidRPr="00771782" w:rsidRDefault="00771782" w:rsidP="00BD7E7B">
      <w:pPr>
        <w:numPr>
          <w:ilvl w:val="0"/>
          <w:numId w:val="37"/>
        </w:numPr>
        <w:rPr>
          <w:rFonts w:ascii="Times New Roman" w:hAnsi="Times New Roman" w:cs="Times New Roman"/>
          <w:sz w:val="24"/>
          <w:szCs w:val="24"/>
        </w:rPr>
      </w:pPr>
      <w:r w:rsidRPr="00771782">
        <w:rPr>
          <w:rFonts w:ascii="Times New Roman" w:hAnsi="Times New Roman" w:cs="Times New Roman"/>
          <w:b/>
          <w:bCs/>
          <w:sz w:val="24"/>
          <w:szCs w:val="24"/>
        </w:rPr>
        <w:t>Look Out for Weird Paraphrases:</w:t>
      </w:r>
      <w:r w:rsidRPr="00771782">
        <w:rPr>
          <w:rFonts w:ascii="Times New Roman" w:hAnsi="Times New Roman" w:cs="Times New Roman"/>
          <w:sz w:val="24"/>
          <w:szCs w:val="24"/>
        </w:rPr>
        <w:t> Many students use tools like Quillbot to take existing academic essays that their friends or classmates have written and “paraphrase” them into not being caught by Turnitin or other plagiarism checkers. This can result in turns of phrases being “translated” literally and in a way that doesn’t make sense, among other odd changes.</w:t>
      </w:r>
    </w:p>
    <w:p w:rsidR="00771782" w:rsidRDefault="00771782">
      <w:pPr>
        <w:rPr>
          <w:rFonts w:ascii="Times New Roman" w:hAnsi="Times New Roman" w:cs="Times New Roman"/>
          <w:sz w:val="24"/>
          <w:szCs w:val="24"/>
        </w:rPr>
      </w:pP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What is AI-generated content?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AI-generated content refers to any text, image, video, audio, or other media created by artificial intelligence rather than a human.</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For written content, </w:t>
      </w:r>
      <w:hyperlink r:id="rId581" w:history="1">
        <w:r w:rsidRPr="00771782">
          <w:rPr>
            <w:rStyle w:val="Hyperlink"/>
            <w:rFonts w:ascii="Times New Roman" w:hAnsi="Times New Roman" w:cs="Times New Roman"/>
            <w:sz w:val="24"/>
            <w:szCs w:val="24"/>
          </w:rPr>
          <w:t>AI-powered tools</w:t>
        </w:r>
      </w:hyperlink>
      <w:r w:rsidRPr="00771782">
        <w:rPr>
          <w:rFonts w:ascii="Times New Roman" w:hAnsi="Times New Roman" w:cs="Times New Roman"/>
          <w:sz w:val="24"/>
          <w:szCs w:val="24"/>
        </w:rPr>
        <w:t> like Grammarly, </w:t>
      </w:r>
      <w:hyperlink r:id="rId582" w:history="1">
        <w:r w:rsidRPr="00771782">
          <w:rPr>
            <w:rStyle w:val="Hyperlink"/>
            <w:rFonts w:ascii="Times New Roman" w:hAnsi="Times New Roman" w:cs="Times New Roman"/>
            <w:sz w:val="24"/>
            <w:szCs w:val="24"/>
          </w:rPr>
          <w:t>ChatGPT</w:t>
        </w:r>
      </w:hyperlink>
      <w:r w:rsidRPr="00771782">
        <w:rPr>
          <w:rFonts w:ascii="Times New Roman" w:hAnsi="Times New Roman" w:cs="Times New Roman"/>
          <w:sz w:val="24"/>
          <w:szCs w:val="24"/>
        </w:rPr>
        <w:t>, and </w:t>
      </w:r>
      <w:hyperlink r:id="rId583" w:history="1">
        <w:r w:rsidRPr="00771782">
          <w:rPr>
            <w:rStyle w:val="Hyperlink"/>
            <w:rFonts w:ascii="Times New Roman" w:hAnsi="Times New Roman" w:cs="Times New Roman"/>
            <w:sz w:val="24"/>
            <w:szCs w:val="24"/>
          </w:rPr>
          <w:t>Gemini</w:t>
        </w:r>
      </w:hyperlink>
      <w:r w:rsidRPr="00771782">
        <w:rPr>
          <w:rFonts w:ascii="Times New Roman" w:hAnsi="Times New Roman" w:cs="Times New Roman"/>
          <w:sz w:val="24"/>
          <w:szCs w:val="24"/>
        </w:rPr>
        <w:t> generate text by analyzing vast datasets and responding to user </w:t>
      </w:r>
      <w:hyperlink r:id="rId584" w:history="1">
        <w:r w:rsidRPr="00771782">
          <w:rPr>
            <w:rStyle w:val="Hyperlink"/>
            <w:rFonts w:ascii="Times New Roman" w:hAnsi="Times New Roman" w:cs="Times New Roman"/>
            <w:sz w:val="24"/>
            <w:szCs w:val="24"/>
          </w:rPr>
          <w:t>prompts</w:t>
        </w:r>
      </w:hyperlink>
      <w:r w:rsidRPr="00771782">
        <w:rPr>
          <w:rFonts w:ascii="Times New Roman" w:hAnsi="Times New Roman" w:cs="Times New Roman"/>
          <w:sz w:val="24"/>
          <w:szCs w:val="24"/>
        </w:rPr>
        <w:t>. These tools can produce fluent, well-structured copy that mimics human writing with impressive accuracy.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 excels at organizing ideas, enhancing readability, and streamlining content creation, but it often lacks personality and creativity—things that make human writing feel, well, </w:t>
      </w:r>
      <w:r w:rsidRPr="00771782">
        <w:rPr>
          <w:rFonts w:ascii="Times New Roman" w:hAnsi="Times New Roman" w:cs="Times New Roman"/>
          <w:i/>
          <w:iCs/>
          <w:sz w:val="24"/>
          <w:szCs w:val="24"/>
        </w:rPr>
        <w:t>human</w:t>
      </w:r>
      <w:r w:rsidRPr="00771782">
        <w:rPr>
          <w:rFonts w:ascii="Times New Roman" w:hAnsi="Times New Roman" w:cs="Times New Roman"/>
          <w:sz w:val="24"/>
          <w:szCs w:val="24"/>
        </w:rPr>
        <w:t>.</w:t>
      </w: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Characteristics of AI-generated text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 writing tends to follow distinct patterns, unlike human writing, which has more variation. Here’s what to look for to spot AI text in the wild:</w:t>
      </w:r>
    </w:p>
    <w:p w:rsidR="00771782" w:rsidRPr="00771782" w:rsidRDefault="00771782" w:rsidP="00BD7E7B">
      <w:pPr>
        <w:numPr>
          <w:ilvl w:val="0"/>
          <w:numId w:val="38"/>
        </w:numPr>
        <w:rPr>
          <w:rFonts w:ascii="Times New Roman" w:hAnsi="Times New Roman" w:cs="Times New Roman"/>
          <w:sz w:val="24"/>
          <w:szCs w:val="24"/>
        </w:rPr>
      </w:pPr>
      <w:r w:rsidRPr="00771782">
        <w:rPr>
          <w:rFonts w:ascii="Times New Roman" w:hAnsi="Times New Roman" w:cs="Times New Roman"/>
          <w:b/>
          <w:bCs/>
          <w:sz w:val="24"/>
          <w:szCs w:val="24"/>
        </w:rPr>
        <w:t>A formal, robotic tone</w:t>
      </w:r>
      <w:r w:rsidRPr="00771782">
        <w:rPr>
          <w:rFonts w:ascii="Times New Roman" w:hAnsi="Times New Roman" w:cs="Times New Roman"/>
          <w:sz w:val="24"/>
          <w:szCs w:val="24"/>
        </w:rPr>
        <w:t> – AI writing often sounds robotic because it tends to repeat the same sentence structure and often lacks emotion or nuance.</w:t>
      </w:r>
    </w:p>
    <w:p w:rsidR="00771782" w:rsidRPr="00771782" w:rsidRDefault="00771782" w:rsidP="00BD7E7B">
      <w:pPr>
        <w:numPr>
          <w:ilvl w:val="0"/>
          <w:numId w:val="38"/>
        </w:numPr>
        <w:rPr>
          <w:rFonts w:ascii="Times New Roman" w:hAnsi="Times New Roman" w:cs="Times New Roman"/>
          <w:sz w:val="24"/>
          <w:szCs w:val="24"/>
        </w:rPr>
      </w:pPr>
      <w:r w:rsidRPr="00771782">
        <w:rPr>
          <w:rFonts w:ascii="Times New Roman" w:hAnsi="Times New Roman" w:cs="Times New Roman"/>
          <w:b/>
          <w:bCs/>
          <w:sz w:val="24"/>
          <w:szCs w:val="24"/>
        </w:rPr>
        <w:t>Repetitive phrasing</w:t>
      </w:r>
      <w:r w:rsidRPr="00771782">
        <w:rPr>
          <w:rFonts w:ascii="Times New Roman" w:hAnsi="Times New Roman" w:cs="Times New Roman"/>
          <w:sz w:val="24"/>
          <w:szCs w:val="24"/>
        </w:rPr>
        <w:t> – Since AI generates words based on the patterns in its training data, it leans on familiar phrases, clichés, and even outdated language and information.</w:t>
      </w:r>
    </w:p>
    <w:p w:rsidR="00771782" w:rsidRPr="00771782" w:rsidRDefault="00771782" w:rsidP="00BD7E7B">
      <w:pPr>
        <w:numPr>
          <w:ilvl w:val="0"/>
          <w:numId w:val="38"/>
        </w:numPr>
        <w:rPr>
          <w:rFonts w:ascii="Times New Roman" w:hAnsi="Times New Roman" w:cs="Times New Roman"/>
          <w:sz w:val="24"/>
          <w:szCs w:val="24"/>
        </w:rPr>
      </w:pPr>
      <w:r w:rsidRPr="00771782">
        <w:rPr>
          <w:rFonts w:ascii="Times New Roman" w:hAnsi="Times New Roman" w:cs="Times New Roman"/>
          <w:b/>
          <w:bCs/>
          <w:sz w:val="24"/>
          <w:szCs w:val="24"/>
        </w:rPr>
        <w:t>A lack of personal touch</w:t>
      </w:r>
      <w:r w:rsidRPr="00771782">
        <w:rPr>
          <w:rFonts w:ascii="Times New Roman" w:hAnsi="Times New Roman" w:cs="Times New Roman"/>
          <w:sz w:val="24"/>
          <w:szCs w:val="24"/>
        </w:rPr>
        <w:t> – AI-generated content can make generalizations and quickly synthesize information, but it lacks personal stories, emotions, or unique perspectives.</w:t>
      </w:r>
    </w:p>
    <w:p w:rsidR="00771782" w:rsidRPr="00771782" w:rsidRDefault="00771782" w:rsidP="00BD7E7B">
      <w:pPr>
        <w:numPr>
          <w:ilvl w:val="0"/>
          <w:numId w:val="38"/>
        </w:numPr>
        <w:rPr>
          <w:rFonts w:ascii="Times New Roman" w:hAnsi="Times New Roman" w:cs="Times New Roman"/>
          <w:sz w:val="24"/>
          <w:szCs w:val="24"/>
        </w:rPr>
      </w:pPr>
      <w:r w:rsidRPr="00771782">
        <w:rPr>
          <w:rFonts w:ascii="Times New Roman" w:hAnsi="Times New Roman" w:cs="Times New Roman"/>
          <w:b/>
          <w:bCs/>
          <w:sz w:val="24"/>
          <w:szCs w:val="24"/>
        </w:rPr>
        <w:t>Predictable formatting</w:t>
      </w:r>
      <w:r w:rsidRPr="00771782">
        <w:rPr>
          <w:rFonts w:ascii="Times New Roman" w:hAnsi="Times New Roman" w:cs="Times New Roman"/>
          <w:sz w:val="24"/>
          <w:szCs w:val="24"/>
        </w:rPr>
        <w:t> – AI is great at structuring content—think title-case headings, neatly formatted bullet points, and polished phrasing.</w:t>
      </w:r>
    </w:p>
    <w:p w:rsidR="00771782" w:rsidRPr="00771782" w:rsidRDefault="00771782" w:rsidP="00771782">
      <w:pPr>
        <w:rPr>
          <w:rFonts w:ascii="Times New Roman" w:hAnsi="Times New Roman" w:cs="Times New Roman"/>
          <w:b/>
          <w:bCs/>
          <w:sz w:val="24"/>
          <w:szCs w:val="24"/>
        </w:rPr>
      </w:pPr>
      <w:bookmarkStart w:id="17" w:name="3"/>
      <w:bookmarkEnd w:id="17"/>
      <w:r w:rsidRPr="00771782">
        <w:rPr>
          <w:rFonts w:ascii="Times New Roman" w:hAnsi="Times New Roman" w:cs="Times New Roman"/>
          <w:b/>
          <w:bCs/>
          <w:sz w:val="24"/>
          <w:szCs w:val="24"/>
        </w:rPr>
        <w:t>Commonly used words in AI-generated content</w:t>
      </w:r>
    </w:p>
    <w:p w:rsidR="00771782" w:rsidRPr="00771782" w:rsidRDefault="00917C6C" w:rsidP="00771782">
      <w:pPr>
        <w:rPr>
          <w:rFonts w:ascii="Times New Roman" w:hAnsi="Times New Roman" w:cs="Times New Roman"/>
          <w:sz w:val="24"/>
          <w:szCs w:val="24"/>
        </w:rPr>
      </w:pPr>
      <w:hyperlink r:id="rId585" w:history="1">
        <w:r w:rsidR="00771782" w:rsidRPr="00771782">
          <w:rPr>
            <w:rStyle w:val="Hyperlink"/>
            <w:rFonts w:ascii="Times New Roman" w:hAnsi="Times New Roman" w:cs="Times New Roman"/>
            <w:sz w:val="24"/>
            <w:szCs w:val="24"/>
          </w:rPr>
          <w:t>Large language models (LLMs)</w:t>
        </w:r>
      </w:hyperlink>
      <w:r w:rsidR="00771782" w:rsidRPr="00771782">
        <w:rPr>
          <w:rFonts w:ascii="Times New Roman" w:hAnsi="Times New Roman" w:cs="Times New Roman"/>
          <w:sz w:val="24"/>
          <w:szCs w:val="24"/>
        </w:rPr>
        <w:t>, such as </w:t>
      </w:r>
      <w:hyperlink r:id="rId586" w:history="1">
        <w:r w:rsidR="00771782" w:rsidRPr="00771782">
          <w:rPr>
            <w:rStyle w:val="Hyperlink"/>
            <w:rFonts w:ascii="Times New Roman" w:hAnsi="Times New Roman" w:cs="Times New Roman"/>
            <w:sz w:val="24"/>
            <w:szCs w:val="24"/>
          </w:rPr>
          <w:t>GPT</w:t>
        </w:r>
      </w:hyperlink>
      <w:r w:rsidR="00771782" w:rsidRPr="00771782">
        <w:rPr>
          <w:rFonts w:ascii="Times New Roman" w:hAnsi="Times New Roman" w:cs="Times New Roman"/>
          <w:sz w:val="24"/>
          <w:szCs w:val="24"/>
        </w:rPr>
        <w:t>, generate text by predicting the most likely next word based on patterns learned from vast amounts of training data. Because of this predictive process, certain words and phrases tend to appear frequently in AI-generated content and can offer clues that the content was generated, rather than written by a person.</w:t>
      </w: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High-frequency AI words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lastRenderedPageBreak/>
        <w:t>AI-generated content sounds smart but feels generic because it relies on often-repeated formal words and phrases. Below are some of the most commonly used words in AI-generated writing—along with their meanings and simpler, more straightforward alternatives.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Delve into</w:t>
      </w:r>
      <w:r w:rsidRPr="00771782">
        <w:rPr>
          <w:rFonts w:ascii="Times New Roman" w:hAnsi="Times New Roman" w:cs="Times New Roman"/>
          <w:sz w:val="24"/>
          <w:szCs w:val="24"/>
        </w:rPr>
        <w:t> – To investigate or explore something deeply.</w:t>
      </w:r>
    </w:p>
    <w:p w:rsidR="00771782" w:rsidRPr="00771782" w:rsidRDefault="00771782" w:rsidP="00BD7E7B">
      <w:pPr>
        <w:numPr>
          <w:ilvl w:val="0"/>
          <w:numId w:val="39"/>
        </w:numPr>
        <w:rPr>
          <w:rFonts w:ascii="Times New Roman" w:hAnsi="Times New Roman" w:cs="Times New Roman"/>
          <w:sz w:val="24"/>
          <w:szCs w:val="24"/>
        </w:rPr>
      </w:pPr>
      <w:r w:rsidRPr="00771782">
        <w:rPr>
          <w:rFonts w:ascii="Times New Roman" w:hAnsi="Times New Roman" w:cs="Times New Roman"/>
          <w:sz w:val="24"/>
          <w:szCs w:val="24"/>
        </w:rPr>
        <w:t>Example:</w:t>
      </w:r>
      <w:r w:rsidRPr="00771782">
        <w:rPr>
          <w:rFonts w:ascii="Times New Roman" w:hAnsi="Times New Roman" w:cs="Times New Roman"/>
          <w:i/>
          <w:iCs/>
          <w:sz w:val="24"/>
          <w:szCs w:val="24"/>
        </w:rPr>
        <w:t> “Let’s delve into the </w:t>
      </w:r>
      <w:hyperlink r:id="rId587" w:history="1">
        <w:r w:rsidRPr="00771782">
          <w:rPr>
            <w:rStyle w:val="Hyperlink"/>
            <w:rFonts w:ascii="Times New Roman" w:hAnsi="Times New Roman" w:cs="Times New Roman"/>
            <w:i/>
            <w:iCs/>
            <w:sz w:val="24"/>
            <w:szCs w:val="24"/>
          </w:rPr>
          <w:t>history of AI</w:t>
        </w:r>
      </w:hyperlink>
      <w:r w:rsidRPr="00771782">
        <w:rPr>
          <w:rFonts w:ascii="Times New Roman" w:hAnsi="Times New Roman" w:cs="Times New Roman"/>
          <w:i/>
          <w:iCs/>
          <w:sz w:val="24"/>
          <w:szCs w:val="24"/>
        </w:rPr>
        <w:t>.”</w:t>
      </w:r>
    </w:p>
    <w:p w:rsidR="00771782" w:rsidRPr="00771782" w:rsidRDefault="00771782" w:rsidP="00BD7E7B">
      <w:pPr>
        <w:numPr>
          <w:ilvl w:val="0"/>
          <w:numId w:val="39"/>
        </w:numPr>
        <w:rPr>
          <w:rFonts w:ascii="Times New Roman" w:hAnsi="Times New Roman" w:cs="Times New Roman"/>
          <w:sz w:val="24"/>
          <w:szCs w:val="24"/>
        </w:rPr>
      </w:pPr>
      <w:r w:rsidRPr="00771782">
        <w:rPr>
          <w:rFonts w:ascii="Times New Roman" w:hAnsi="Times New Roman" w:cs="Times New Roman"/>
          <w:sz w:val="24"/>
          <w:szCs w:val="24"/>
        </w:rPr>
        <w:t>Alternative: Explore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Underscore</w:t>
      </w:r>
      <w:r w:rsidRPr="00771782">
        <w:rPr>
          <w:rFonts w:ascii="Times New Roman" w:hAnsi="Times New Roman" w:cs="Times New Roman"/>
          <w:sz w:val="24"/>
          <w:szCs w:val="24"/>
        </w:rPr>
        <w:t> – To emphasize or highlight the importance of something.</w:t>
      </w:r>
    </w:p>
    <w:p w:rsidR="00771782" w:rsidRPr="00771782" w:rsidRDefault="00771782" w:rsidP="00BD7E7B">
      <w:pPr>
        <w:numPr>
          <w:ilvl w:val="0"/>
          <w:numId w:val="40"/>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“This study underscores the significance of ethical AI development.”</w:t>
      </w:r>
    </w:p>
    <w:p w:rsidR="00771782" w:rsidRPr="00771782" w:rsidRDefault="00771782" w:rsidP="00BD7E7B">
      <w:pPr>
        <w:numPr>
          <w:ilvl w:val="0"/>
          <w:numId w:val="40"/>
        </w:numPr>
        <w:rPr>
          <w:rFonts w:ascii="Times New Roman" w:hAnsi="Times New Roman" w:cs="Times New Roman"/>
          <w:sz w:val="24"/>
          <w:szCs w:val="24"/>
        </w:rPr>
      </w:pPr>
      <w:r w:rsidRPr="00771782">
        <w:rPr>
          <w:rFonts w:ascii="Times New Roman" w:hAnsi="Times New Roman" w:cs="Times New Roman"/>
          <w:sz w:val="24"/>
          <w:szCs w:val="24"/>
        </w:rPr>
        <w:t>Alternative: Highlight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Pivotal</w:t>
      </w:r>
      <w:r w:rsidRPr="00771782">
        <w:rPr>
          <w:rFonts w:ascii="Times New Roman" w:hAnsi="Times New Roman" w:cs="Times New Roman"/>
          <w:sz w:val="24"/>
          <w:szCs w:val="24"/>
        </w:rPr>
        <w:t> – Extremely important or crucial to the success of something.</w:t>
      </w:r>
    </w:p>
    <w:p w:rsidR="00771782" w:rsidRPr="00771782" w:rsidRDefault="00771782" w:rsidP="00BD7E7B">
      <w:pPr>
        <w:numPr>
          <w:ilvl w:val="0"/>
          <w:numId w:val="41"/>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w:t>
      </w:r>
      <w:hyperlink r:id="rId588" w:history="1">
        <w:r w:rsidRPr="00771782">
          <w:rPr>
            <w:rStyle w:val="Hyperlink"/>
            <w:rFonts w:ascii="Times New Roman" w:hAnsi="Times New Roman" w:cs="Times New Roman"/>
            <w:i/>
            <w:iCs/>
            <w:sz w:val="24"/>
            <w:szCs w:val="24"/>
          </w:rPr>
          <w:t>Machine learning</w:t>
        </w:r>
      </w:hyperlink>
      <w:r w:rsidRPr="00771782">
        <w:rPr>
          <w:rFonts w:ascii="Times New Roman" w:hAnsi="Times New Roman" w:cs="Times New Roman"/>
          <w:i/>
          <w:iCs/>
          <w:sz w:val="24"/>
          <w:szCs w:val="24"/>
        </w:rPr>
        <w:t> plays a pivotal role in modern automation.”</w:t>
      </w:r>
    </w:p>
    <w:p w:rsidR="00771782" w:rsidRPr="00771782" w:rsidRDefault="00771782" w:rsidP="00BD7E7B">
      <w:pPr>
        <w:numPr>
          <w:ilvl w:val="0"/>
          <w:numId w:val="41"/>
        </w:numPr>
        <w:rPr>
          <w:rFonts w:ascii="Times New Roman" w:hAnsi="Times New Roman" w:cs="Times New Roman"/>
          <w:sz w:val="24"/>
          <w:szCs w:val="24"/>
        </w:rPr>
      </w:pPr>
      <w:r w:rsidRPr="00771782">
        <w:rPr>
          <w:rFonts w:ascii="Times New Roman" w:hAnsi="Times New Roman" w:cs="Times New Roman"/>
          <w:sz w:val="24"/>
          <w:szCs w:val="24"/>
        </w:rPr>
        <w:t>Alternative: Important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Realm</w:t>
      </w:r>
      <w:r w:rsidRPr="00771782">
        <w:rPr>
          <w:rFonts w:ascii="Times New Roman" w:hAnsi="Times New Roman" w:cs="Times New Roman"/>
          <w:sz w:val="24"/>
          <w:szCs w:val="24"/>
        </w:rPr>
        <w:t> – A field, domain, or area of interest or activity.</w:t>
      </w:r>
    </w:p>
    <w:p w:rsidR="00771782" w:rsidRPr="00771782" w:rsidRDefault="00771782" w:rsidP="00BD7E7B">
      <w:pPr>
        <w:numPr>
          <w:ilvl w:val="0"/>
          <w:numId w:val="42"/>
        </w:numPr>
        <w:rPr>
          <w:rFonts w:ascii="Times New Roman" w:hAnsi="Times New Roman" w:cs="Times New Roman"/>
          <w:sz w:val="24"/>
          <w:szCs w:val="24"/>
        </w:rPr>
      </w:pPr>
      <w:r w:rsidRPr="00771782">
        <w:rPr>
          <w:rFonts w:ascii="Times New Roman" w:hAnsi="Times New Roman" w:cs="Times New Roman"/>
          <w:sz w:val="24"/>
          <w:szCs w:val="24"/>
        </w:rPr>
        <w:t>Example:</w:t>
      </w:r>
      <w:r w:rsidRPr="00771782">
        <w:rPr>
          <w:rFonts w:ascii="Times New Roman" w:hAnsi="Times New Roman" w:cs="Times New Roman"/>
          <w:i/>
          <w:iCs/>
          <w:sz w:val="24"/>
          <w:szCs w:val="24"/>
        </w:rPr>
        <w:t> “This concept belongs to the realm of computational linguistics.”</w:t>
      </w:r>
    </w:p>
    <w:p w:rsidR="00771782" w:rsidRPr="00771782" w:rsidRDefault="00771782" w:rsidP="00BD7E7B">
      <w:pPr>
        <w:numPr>
          <w:ilvl w:val="0"/>
          <w:numId w:val="42"/>
        </w:numPr>
        <w:rPr>
          <w:rFonts w:ascii="Times New Roman" w:hAnsi="Times New Roman" w:cs="Times New Roman"/>
          <w:sz w:val="24"/>
          <w:szCs w:val="24"/>
        </w:rPr>
      </w:pPr>
      <w:r w:rsidRPr="00771782">
        <w:rPr>
          <w:rFonts w:ascii="Times New Roman" w:hAnsi="Times New Roman" w:cs="Times New Roman"/>
          <w:sz w:val="24"/>
          <w:szCs w:val="24"/>
        </w:rPr>
        <w:t>Alternative: Area</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Harness</w:t>
      </w:r>
      <w:r w:rsidRPr="00771782">
        <w:rPr>
          <w:rFonts w:ascii="Times New Roman" w:hAnsi="Times New Roman" w:cs="Times New Roman"/>
          <w:sz w:val="24"/>
          <w:szCs w:val="24"/>
        </w:rPr>
        <w:t> – To make use of something effectively, especially a resource or power.</w:t>
      </w:r>
    </w:p>
    <w:p w:rsidR="00771782" w:rsidRPr="00771782" w:rsidRDefault="00771782" w:rsidP="00BD7E7B">
      <w:pPr>
        <w:numPr>
          <w:ilvl w:val="0"/>
          <w:numId w:val="43"/>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“Businesses harness AI to improve customer service.”</w:t>
      </w:r>
    </w:p>
    <w:p w:rsidR="00771782" w:rsidRPr="00771782" w:rsidRDefault="00771782" w:rsidP="00BD7E7B">
      <w:pPr>
        <w:numPr>
          <w:ilvl w:val="0"/>
          <w:numId w:val="43"/>
        </w:numPr>
        <w:rPr>
          <w:rFonts w:ascii="Times New Roman" w:hAnsi="Times New Roman" w:cs="Times New Roman"/>
          <w:sz w:val="24"/>
          <w:szCs w:val="24"/>
        </w:rPr>
      </w:pPr>
      <w:r w:rsidRPr="00771782">
        <w:rPr>
          <w:rFonts w:ascii="Times New Roman" w:hAnsi="Times New Roman" w:cs="Times New Roman"/>
          <w:sz w:val="24"/>
          <w:szCs w:val="24"/>
        </w:rPr>
        <w:t>Alternative: Use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Illuminate</w:t>
      </w:r>
      <w:r w:rsidRPr="00771782">
        <w:rPr>
          <w:rFonts w:ascii="Times New Roman" w:hAnsi="Times New Roman" w:cs="Times New Roman"/>
          <w:sz w:val="24"/>
          <w:szCs w:val="24"/>
        </w:rPr>
        <w:t> – To explain, clarify, or make something easier to understand.</w:t>
      </w:r>
    </w:p>
    <w:p w:rsidR="00771782" w:rsidRPr="00771782" w:rsidRDefault="00771782" w:rsidP="00BD7E7B">
      <w:pPr>
        <w:numPr>
          <w:ilvl w:val="0"/>
          <w:numId w:val="44"/>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“This guide aims to illuminate the complexities of </w:t>
      </w:r>
      <w:hyperlink r:id="rId589" w:history="1">
        <w:r w:rsidRPr="00771782">
          <w:rPr>
            <w:rStyle w:val="Hyperlink"/>
            <w:rFonts w:ascii="Times New Roman" w:hAnsi="Times New Roman" w:cs="Times New Roman"/>
            <w:i/>
            <w:iCs/>
            <w:sz w:val="24"/>
            <w:szCs w:val="24"/>
          </w:rPr>
          <w:t>neural networks</w:t>
        </w:r>
      </w:hyperlink>
      <w:r w:rsidRPr="00771782">
        <w:rPr>
          <w:rFonts w:ascii="Times New Roman" w:hAnsi="Times New Roman" w:cs="Times New Roman"/>
          <w:i/>
          <w:iCs/>
          <w:sz w:val="24"/>
          <w:szCs w:val="24"/>
        </w:rPr>
        <w:t>.”</w:t>
      </w:r>
    </w:p>
    <w:p w:rsidR="00771782" w:rsidRPr="00771782" w:rsidRDefault="00771782" w:rsidP="00BD7E7B">
      <w:pPr>
        <w:numPr>
          <w:ilvl w:val="0"/>
          <w:numId w:val="44"/>
        </w:numPr>
        <w:rPr>
          <w:rFonts w:ascii="Times New Roman" w:hAnsi="Times New Roman" w:cs="Times New Roman"/>
          <w:sz w:val="24"/>
          <w:szCs w:val="24"/>
        </w:rPr>
      </w:pPr>
      <w:r w:rsidRPr="00771782">
        <w:rPr>
          <w:rFonts w:ascii="Times New Roman" w:hAnsi="Times New Roman" w:cs="Times New Roman"/>
          <w:sz w:val="24"/>
          <w:szCs w:val="24"/>
        </w:rPr>
        <w:t>Alternative: Explain</w:t>
      </w: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Transitions and structured phrases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 is great at organizing content and it often relies on a few transitional phrases to help readers follow along. While these phrases sometimes help with clarity, they’re often needlessly wordy and can signal the use of AI.</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Below are some of the transition phrases AI tends to use—along with more concise or colloquial alternatives.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That being said…</w:t>
      </w:r>
      <w:r w:rsidRPr="00771782">
        <w:rPr>
          <w:rFonts w:ascii="Times New Roman" w:hAnsi="Times New Roman" w:cs="Times New Roman"/>
          <w:sz w:val="24"/>
          <w:szCs w:val="24"/>
        </w:rPr>
        <w:t> – A phrase used to introduce a contrasting point or qualification after making a statement.</w:t>
      </w:r>
    </w:p>
    <w:p w:rsidR="00771782" w:rsidRPr="00771782" w:rsidRDefault="00771782" w:rsidP="00BD7E7B">
      <w:pPr>
        <w:numPr>
          <w:ilvl w:val="0"/>
          <w:numId w:val="45"/>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“AI tools can significantly improve efficiency. That being said, they should be used responsibly to avoid ethical concerns.”</w:t>
      </w:r>
    </w:p>
    <w:p w:rsidR="00771782" w:rsidRPr="00771782" w:rsidRDefault="00771782" w:rsidP="00BD7E7B">
      <w:pPr>
        <w:numPr>
          <w:ilvl w:val="0"/>
          <w:numId w:val="45"/>
        </w:numPr>
        <w:rPr>
          <w:rFonts w:ascii="Times New Roman" w:hAnsi="Times New Roman" w:cs="Times New Roman"/>
          <w:sz w:val="24"/>
          <w:szCs w:val="24"/>
        </w:rPr>
      </w:pPr>
      <w:r w:rsidRPr="00771782">
        <w:rPr>
          <w:rFonts w:ascii="Times New Roman" w:hAnsi="Times New Roman" w:cs="Times New Roman"/>
          <w:sz w:val="24"/>
          <w:szCs w:val="24"/>
        </w:rPr>
        <w:t>Alternative: However…/Even so…</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At its core…</w:t>
      </w:r>
      <w:r w:rsidRPr="00771782">
        <w:rPr>
          <w:rFonts w:ascii="Times New Roman" w:hAnsi="Times New Roman" w:cs="Times New Roman"/>
          <w:sz w:val="24"/>
          <w:szCs w:val="24"/>
        </w:rPr>
        <w:t> – A phrase used to summarize the fundamental essence of something.</w:t>
      </w:r>
    </w:p>
    <w:p w:rsidR="00771782" w:rsidRPr="00771782" w:rsidRDefault="00771782" w:rsidP="00BD7E7B">
      <w:pPr>
        <w:numPr>
          <w:ilvl w:val="0"/>
          <w:numId w:val="46"/>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“At its core, machine learning is about recognizing patterns in data to make informed predictions.”</w:t>
      </w:r>
    </w:p>
    <w:p w:rsidR="00771782" w:rsidRPr="00771782" w:rsidRDefault="00771782" w:rsidP="00BD7E7B">
      <w:pPr>
        <w:numPr>
          <w:ilvl w:val="0"/>
          <w:numId w:val="46"/>
        </w:numPr>
        <w:rPr>
          <w:rFonts w:ascii="Times New Roman" w:hAnsi="Times New Roman" w:cs="Times New Roman"/>
          <w:sz w:val="24"/>
          <w:szCs w:val="24"/>
        </w:rPr>
      </w:pPr>
      <w:r w:rsidRPr="00771782">
        <w:rPr>
          <w:rFonts w:ascii="Times New Roman" w:hAnsi="Times New Roman" w:cs="Times New Roman"/>
          <w:sz w:val="24"/>
          <w:szCs w:val="24"/>
        </w:rPr>
        <w:t>Alternative: Fundamentally…/Essentially…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To put it simply…</w:t>
      </w:r>
      <w:r w:rsidRPr="00771782">
        <w:rPr>
          <w:rFonts w:ascii="Times New Roman" w:hAnsi="Times New Roman" w:cs="Times New Roman"/>
          <w:sz w:val="24"/>
          <w:szCs w:val="24"/>
        </w:rPr>
        <w:t> – A phrase used to break down a complex concept into a more digestible explanation.</w:t>
      </w:r>
    </w:p>
    <w:p w:rsidR="00771782" w:rsidRPr="00771782" w:rsidRDefault="00771782" w:rsidP="00BD7E7B">
      <w:pPr>
        <w:numPr>
          <w:ilvl w:val="0"/>
          <w:numId w:val="47"/>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“To put it simply, </w:t>
      </w:r>
      <w:hyperlink r:id="rId590" w:history="1">
        <w:r w:rsidRPr="00771782">
          <w:rPr>
            <w:rStyle w:val="Hyperlink"/>
            <w:rFonts w:ascii="Times New Roman" w:hAnsi="Times New Roman" w:cs="Times New Roman"/>
            <w:i/>
            <w:iCs/>
            <w:sz w:val="24"/>
            <w:szCs w:val="24"/>
          </w:rPr>
          <w:t>deep learning</w:t>
        </w:r>
      </w:hyperlink>
      <w:r w:rsidRPr="00771782">
        <w:rPr>
          <w:rFonts w:ascii="Times New Roman" w:hAnsi="Times New Roman" w:cs="Times New Roman"/>
          <w:i/>
          <w:iCs/>
          <w:sz w:val="24"/>
          <w:szCs w:val="24"/>
        </w:rPr>
        <w:t> mimics the way the human brain processes information.”</w:t>
      </w:r>
    </w:p>
    <w:p w:rsidR="00771782" w:rsidRPr="00771782" w:rsidRDefault="00771782" w:rsidP="00BD7E7B">
      <w:pPr>
        <w:numPr>
          <w:ilvl w:val="0"/>
          <w:numId w:val="47"/>
        </w:numPr>
        <w:rPr>
          <w:rFonts w:ascii="Times New Roman" w:hAnsi="Times New Roman" w:cs="Times New Roman"/>
          <w:sz w:val="24"/>
          <w:szCs w:val="24"/>
        </w:rPr>
      </w:pPr>
      <w:r w:rsidRPr="00771782">
        <w:rPr>
          <w:rFonts w:ascii="Times New Roman" w:hAnsi="Times New Roman" w:cs="Times New Roman"/>
          <w:sz w:val="24"/>
          <w:szCs w:val="24"/>
        </w:rPr>
        <w:lastRenderedPageBreak/>
        <w:t>Alternative: In simpler terms…/Simply put…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This underscores the importance of…</w:t>
      </w:r>
      <w:r w:rsidRPr="00771782">
        <w:rPr>
          <w:rFonts w:ascii="Times New Roman" w:hAnsi="Times New Roman" w:cs="Times New Roman"/>
          <w:sz w:val="24"/>
          <w:szCs w:val="24"/>
        </w:rPr>
        <w:t> – A phrase used to emphasize a significant takeaway or conclusion.</w:t>
      </w:r>
    </w:p>
    <w:p w:rsidR="00771782" w:rsidRPr="00771782" w:rsidRDefault="00771782" w:rsidP="00BD7E7B">
      <w:pPr>
        <w:numPr>
          <w:ilvl w:val="0"/>
          <w:numId w:val="48"/>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“AI’s ability to process vast amounts of data in seconds underscores the importance of integrating it into business strategies.”</w:t>
      </w:r>
    </w:p>
    <w:p w:rsidR="00771782" w:rsidRPr="00771782" w:rsidRDefault="00771782" w:rsidP="00BD7E7B">
      <w:pPr>
        <w:numPr>
          <w:ilvl w:val="0"/>
          <w:numId w:val="48"/>
        </w:numPr>
        <w:rPr>
          <w:rFonts w:ascii="Times New Roman" w:hAnsi="Times New Roman" w:cs="Times New Roman"/>
          <w:sz w:val="24"/>
          <w:szCs w:val="24"/>
        </w:rPr>
      </w:pPr>
      <w:r w:rsidRPr="00771782">
        <w:rPr>
          <w:rFonts w:ascii="Times New Roman" w:hAnsi="Times New Roman" w:cs="Times New Roman"/>
          <w:sz w:val="24"/>
          <w:szCs w:val="24"/>
        </w:rPr>
        <w:t>Alternative: This highlights the need for…/This reinforces the value of…</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A key takeaway is…</w:t>
      </w:r>
      <w:r w:rsidRPr="00771782">
        <w:rPr>
          <w:rFonts w:ascii="Times New Roman" w:hAnsi="Times New Roman" w:cs="Times New Roman"/>
          <w:sz w:val="24"/>
          <w:szCs w:val="24"/>
        </w:rPr>
        <w:t> – A phrase used to summarize an essential point or conclusion.</w:t>
      </w:r>
    </w:p>
    <w:p w:rsidR="00771782" w:rsidRPr="00771782" w:rsidRDefault="00771782" w:rsidP="00BD7E7B">
      <w:pPr>
        <w:numPr>
          <w:ilvl w:val="0"/>
          <w:numId w:val="49"/>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“A key takeaway is that AI should complement human intelligence rather than replace it.”</w:t>
      </w:r>
    </w:p>
    <w:p w:rsidR="00771782" w:rsidRPr="00771782" w:rsidRDefault="00771782" w:rsidP="00BD7E7B">
      <w:pPr>
        <w:numPr>
          <w:ilvl w:val="0"/>
          <w:numId w:val="49"/>
        </w:numPr>
        <w:rPr>
          <w:rFonts w:ascii="Times New Roman" w:hAnsi="Times New Roman" w:cs="Times New Roman"/>
          <w:sz w:val="24"/>
          <w:szCs w:val="24"/>
        </w:rPr>
      </w:pPr>
      <w:r w:rsidRPr="00771782">
        <w:rPr>
          <w:rFonts w:ascii="Times New Roman" w:hAnsi="Times New Roman" w:cs="Times New Roman"/>
          <w:sz w:val="24"/>
          <w:szCs w:val="24"/>
        </w:rPr>
        <w:t>Alternative: The main point is…/One important lesson is…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From a broader perspective…</w:t>
      </w:r>
      <w:r w:rsidRPr="00771782">
        <w:rPr>
          <w:rFonts w:ascii="Times New Roman" w:hAnsi="Times New Roman" w:cs="Times New Roman"/>
          <w:sz w:val="24"/>
          <w:szCs w:val="24"/>
        </w:rPr>
        <w:t> – A phrase used to introduce a more high-level or holistic viewpoint.</w:t>
      </w:r>
    </w:p>
    <w:p w:rsidR="00771782" w:rsidRPr="00771782" w:rsidRDefault="00771782" w:rsidP="00BD7E7B">
      <w:pPr>
        <w:numPr>
          <w:ilvl w:val="0"/>
          <w:numId w:val="50"/>
        </w:numPr>
        <w:rPr>
          <w:rFonts w:ascii="Times New Roman" w:hAnsi="Times New Roman" w:cs="Times New Roman"/>
          <w:sz w:val="24"/>
          <w:szCs w:val="24"/>
        </w:rPr>
      </w:pPr>
      <w:r w:rsidRPr="00771782">
        <w:rPr>
          <w:rFonts w:ascii="Times New Roman" w:hAnsi="Times New Roman" w:cs="Times New Roman"/>
          <w:sz w:val="24"/>
          <w:szCs w:val="24"/>
        </w:rPr>
        <w:t>Example:</w:t>
      </w:r>
      <w:r w:rsidRPr="00771782">
        <w:rPr>
          <w:rFonts w:ascii="Times New Roman" w:hAnsi="Times New Roman" w:cs="Times New Roman"/>
          <w:i/>
          <w:iCs/>
          <w:sz w:val="24"/>
          <w:szCs w:val="24"/>
        </w:rPr>
        <w:t> “From a broader perspective, AI is reshaping industries beyond technology, influencing healthcare, finance, and education.”</w:t>
      </w:r>
    </w:p>
    <w:p w:rsidR="00771782" w:rsidRPr="00771782" w:rsidRDefault="00771782" w:rsidP="00BD7E7B">
      <w:pPr>
        <w:numPr>
          <w:ilvl w:val="0"/>
          <w:numId w:val="50"/>
        </w:numPr>
        <w:rPr>
          <w:rFonts w:ascii="Times New Roman" w:hAnsi="Times New Roman" w:cs="Times New Roman"/>
          <w:sz w:val="24"/>
          <w:szCs w:val="24"/>
        </w:rPr>
      </w:pPr>
      <w:r w:rsidRPr="00771782">
        <w:rPr>
          <w:rFonts w:ascii="Times New Roman" w:hAnsi="Times New Roman" w:cs="Times New Roman"/>
          <w:sz w:val="24"/>
          <w:szCs w:val="24"/>
        </w:rPr>
        <w:t>Alternative: When you zoom out…/On a larger scale…</w:t>
      </w: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Qualifiers and softening words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AI-generated writing often plays it safe by using hedging phrases—words that soften statements to avoid sounding too absolute. While this can help maintain neutrality and prevent overgeneralization, it can also convey a hesitant or cautious tone.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Below are some of the most common hedging phrases AI tends to use—along with their meanings, examples, and more confident alternatives. In many of the following cases, simply removing the qualifying phrase altogether or trading it for a more specific claim or quote can make the writing feel more authoritative.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Generally speaking</w:t>
      </w:r>
      <w:r w:rsidRPr="00771782">
        <w:rPr>
          <w:rFonts w:ascii="Times New Roman" w:hAnsi="Times New Roman" w:cs="Times New Roman"/>
          <w:sz w:val="24"/>
          <w:szCs w:val="24"/>
        </w:rPr>
        <w:t> – Used to introduce a statement that is true in most cases but may have exceptions.</w:t>
      </w:r>
    </w:p>
    <w:p w:rsidR="00771782" w:rsidRPr="00771782" w:rsidRDefault="00771782" w:rsidP="00BD7E7B">
      <w:pPr>
        <w:numPr>
          <w:ilvl w:val="0"/>
          <w:numId w:val="51"/>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“Generally speaking, machine learning models perform better with larger datasets.”</w:t>
      </w:r>
    </w:p>
    <w:p w:rsidR="00771782" w:rsidRPr="00771782" w:rsidRDefault="00771782" w:rsidP="00BD7E7B">
      <w:pPr>
        <w:numPr>
          <w:ilvl w:val="0"/>
          <w:numId w:val="51"/>
        </w:numPr>
        <w:rPr>
          <w:rFonts w:ascii="Times New Roman" w:hAnsi="Times New Roman" w:cs="Times New Roman"/>
          <w:sz w:val="24"/>
          <w:szCs w:val="24"/>
        </w:rPr>
      </w:pPr>
      <w:r w:rsidRPr="00771782">
        <w:rPr>
          <w:rFonts w:ascii="Times New Roman" w:hAnsi="Times New Roman" w:cs="Times New Roman"/>
          <w:sz w:val="24"/>
          <w:szCs w:val="24"/>
        </w:rPr>
        <w:t>Alternative: In most cases…/As a rule…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Typically</w:t>
      </w:r>
      <w:r w:rsidRPr="00771782">
        <w:rPr>
          <w:rFonts w:ascii="Times New Roman" w:hAnsi="Times New Roman" w:cs="Times New Roman"/>
          <w:sz w:val="24"/>
          <w:szCs w:val="24"/>
        </w:rPr>
        <w:t> – Indicates that something is common or expected in most situations.</w:t>
      </w:r>
    </w:p>
    <w:p w:rsidR="00771782" w:rsidRPr="00771782" w:rsidRDefault="00771782" w:rsidP="00BD7E7B">
      <w:pPr>
        <w:numPr>
          <w:ilvl w:val="0"/>
          <w:numId w:val="52"/>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“Neural networks typically require large amounts of labeled data to train effectively.”</w:t>
      </w:r>
    </w:p>
    <w:p w:rsidR="00771782" w:rsidRPr="00771782" w:rsidRDefault="00771782" w:rsidP="00BD7E7B">
      <w:pPr>
        <w:numPr>
          <w:ilvl w:val="0"/>
          <w:numId w:val="52"/>
        </w:numPr>
        <w:rPr>
          <w:rFonts w:ascii="Times New Roman" w:hAnsi="Times New Roman" w:cs="Times New Roman"/>
          <w:sz w:val="24"/>
          <w:szCs w:val="24"/>
        </w:rPr>
      </w:pPr>
      <w:r w:rsidRPr="00771782">
        <w:rPr>
          <w:rFonts w:ascii="Times New Roman" w:hAnsi="Times New Roman" w:cs="Times New Roman"/>
          <w:sz w:val="24"/>
          <w:szCs w:val="24"/>
        </w:rPr>
        <w:t>Alternative: Usually…/Most often…</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Tends to</w:t>
      </w:r>
      <w:r w:rsidRPr="00771782">
        <w:rPr>
          <w:rFonts w:ascii="Times New Roman" w:hAnsi="Times New Roman" w:cs="Times New Roman"/>
          <w:sz w:val="24"/>
          <w:szCs w:val="24"/>
        </w:rPr>
        <w:t> – Suggests a recurring pattern or behavior without making an absolute statement.</w:t>
      </w:r>
    </w:p>
    <w:p w:rsidR="00771782" w:rsidRPr="00771782" w:rsidRDefault="00771782" w:rsidP="00BD7E7B">
      <w:pPr>
        <w:numPr>
          <w:ilvl w:val="0"/>
          <w:numId w:val="53"/>
        </w:numPr>
        <w:rPr>
          <w:rFonts w:ascii="Times New Roman" w:hAnsi="Times New Roman" w:cs="Times New Roman"/>
          <w:sz w:val="24"/>
          <w:szCs w:val="24"/>
        </w:rPr>
      </w:pPr>
      <w:r w:rsidRPr="00771782">
        <w:rPr>
          <w:rFonts w:ascii="Times New Roman" w:hAnsi="Times New Roman" w:cs="Times New Roman"/>
          <w:sz w:val="24"/>
          <w:szCs w:val="24"/>
        </w:rPr>
        <w:t>Example:</w:t>
      </w:r>
      <w:r w:rsidRPr="00771782">
        <w:rPr>
          <w:rFonts w:ascii="Times New Roman" w:hAnsi="Times New Roman" w:cs="Times New Roman"/>
          <w:i/>
          <w:iCs/>
          <w:sz w:val="24"/>
          <w:szCs w:val="24"/>
        </w:rPr>
        <w:t> “AI-generated content tends to be more structured and uniform than to human writing.”</w:t>
      </w:r>
    </w:p>
    <w:p w:rsidR="00771782" w:rsidRPr="00771782" w:rsidRDefault="00771782" w:rsidP="00BD7E7B">
      <w:pPr>
        <w:numPr>
          <w:ilvl w:val="0"/>
          <w:numId w:val="53"/>
        </w:numPr>
        <w:rPr>
          <w:rFonts w:ascii="Times New Roman" w:hAnsi="Times New Roman" w:cs="Times New Roman"/>
          <w:sz w:val="24"/>
          <w:szCs w:val="24"/>
        </w:rPr>
      </w:pPr>
      <w:r w:rsidRPr="00771782">
        <w:rPr>
          <w:rFonts w:ascii="Times New Roman" w:hAnsi="Times New Roman" w:cs="Times New Roman"/>
          <w:sz w:val="24"/>
          <w:szCs w:val="24"/>
        </w:rPr>
        <w:t>Alternative: Is often…/Has a tendency to…</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Arguably</w:t>
      </w:r>
      <w:r w:rsidRPr="00771782">
        <w:rPr>
          <w:rFonts w:ascii="Times New Roman" w:hAnsi="Times New Roman" w:cs="Times New Roman"/>
          <w:sz w:val="24"/>
          <w:szCs w:val="24"/>
        </w:rPr>
        <w:t> – Signals that a statement is open to interpretation or debate.</w:t>
      </w:r>
    </w:p>
    <w:p w:rsidR="00771782" w:rsidRPr="00771782" w:rsidRDefault="00771782" w:rsidP="00BD7E7B">
      <w:pPr>
        <w:numPr>
          <w:ilvl w:val="0"/>
          <w:numId w:val="54"/>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“AI is arguably one of the most transformative technologies of the 21st century.”</w:t>
      </w:r>
    </w:p>
    <w:p w:rsidR="00771782" w:rsidRPr="00771782" w:rsidRDefault="00771782" w:rsidP="00BD7E7B">
      <w:pPr>
        <w:numPr>
          <w:ilvl w:val="0"/>
          <w:numId w:val="54"/>
        </w:numPr>
        <w:rPr>
          <w:rFonts w:ascii="Times New Roman" w:hAnsi="Times New Roman" w:cs="Times New Roman"/>
          <w:sz w:val="24"/>
          <w:szCs w:val="24"/>
        </w:rPr>
      </w:pPr>
      <w:r w:rsidRPr="00771782">
        <w:rPr>
          <w:rFonts w:ascii="Times New Roman" w:hAnsi="Times New Roman" w:cs="Times New Roman"/>
          <w:sz w:val="24"/>
          <w:szCs w:val="24"/>
        </w:rPr>
        <w:t>Alternative: Some may say…/Technologists agree…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To some extent</w:t>
      </w:r>
      <w:r w:rsidRPr="00771782">
        <w:rPr>
          <w:rFonts w:ascii="Times New Roman" w:hAnsi="Times New Roman" w:cs="Times New Roman"/>
          <w:sz w:val="24"/>
          <w:szCs w:val="24"/>
        </w:rPr>
        <w:t> – A phrase that limits the scope of a claim, indicating partial truth.</w:t>
      </w:r>
    </w:p>
    <w:p w:rsidR="00771782" w:rsidRPr="00771782" w:rsidRDefault="00771782" w:rsidP="00BD7E7B">
      <w:pPr>
        <w:numPr>
          <w:ilvl w:val="0"/>
          <w:numId w:val="55"/>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“To some extent, AI can replicate human creativity, but it still lacks genuine originality.”</w:t>
      </w:r>
    </w:p>
    <w:p w:rsidR="00771782" w:rsidRPr="00771782" w:rsidRDefault="00771782" w:rsidP="00BD7E7B">
      <w:pPr>
        <w:numPr>
          <w:ilvl w:val="0"/>
          <w:numId w:val="55"/>
        </w:numPr>
        <w:rPr>
          <w:rFonts w:ascii="Times New Roman" w:hAnsi="Times New Roman" w:cs="Times New Roman"/>
          <w:sz w:val="24"/>
          <w:szCs w:val="24"/>
        </w:rPr>
      </w:pPr>
      <w:r w:rsidRPr="00771782">
        <w:rPr>
          <w:rFonts w:ascii="Times New Roman" w:hAnsi="Times New Roman" w:cs="Times New Roman"/>
          <w:sz w:val="24"/>
          <w:szCs w:val="24"/>
        </w:rPr>
        <w:t>Alternative: To a certain degree…/Partially…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Broadly speaking</w:t>
      </w:r>
      <w:r w:rsidRPr="00771782">
        <w:rPr>
          <w:rFonts w:ascii="Times New Roman" w:hAnsi="Times New Roman" w:cs="Times New Roman"/>
          <w:sz w:val="24"/>
          <w:szCs w:val="24"/>
        </w:rPr>
        <w:t> – Used to introduce a generalization while acknowledging that details may vary.</w:t>
      </w:r>
    </w:p>
    <w:p w:rsidR="00771782" w:rsidRPr="00771782" w:rsidRDefault="00771782" w:rsidP="00BD7E7B">
      <w:pPr>
        <w:numPr>
          <w:ilvl w:val="0"/>
          <w:numId w:val="56"/>
        </w:numPr>
        <w:rPr>
          <w:rFonts w:ascii="Times New Roman" w:hAnsi="Times New Roman" w:cs="Times New Roman"/>
          <w:sz w:val="24"/>
          <w:szCs w:val="24"/>
        </w:rPr>
      </w:pPr>
      <w:r w:rsidRPr="00771782">
        <w:rPr>
          <w:rFonts w:ascii="Times New Roman" w:hAnsi="Times New Roman" w:cs="Times New Roman"/>
          <w:sz w:val="24"/>
          <w:szCs w:val="24"/>
        </w:rPr>
        <w:lastRenderedPageBreak/>
        <w:t>Example:</w:t>
      </w:r>
      <w:r w:rsidRPr="00771782">
        <w:rPr>
          <w:rFonts w:ascii="Times New Roman" w:hAnsi="Times New Roman" w:cs="Times New Roman"/>
          <w:i/>
          <w:iCs/>
          <w:sz w:val="24"/>
          <w:szCs w:val="24"/>
        </w:rPr>
        <w:t> “Broadly speaking, AI improves efficiency across industries, but its impact depends on the specific application.”</w:t>
      </w:r>
    </w:p>
    <w:p w:rsidR="00771782" w:rsidRPr="00771782" w:rsidRDefault="00771782" w:rsidP="00BD7E7B">
      <w:pPr>
        <w:numPr>
          <w:ilvl w:val="0"/>
          <w:numId w:val="56"/>
        </w:numPr>
        <w:rPr>
          <w:rFonts w:ascii="Times New Roman" w:hAnsi="Times New Roman" w:cs="Times New Roman"/>
          <w:sz w:val="24"/>
          <w:szCs w:val="24"/>
        </w:rPr>
      </w:pPr>
      <w:r w:rsidRPr="00771782">
        <w:rPr>
          <w:rFonts w:ascii="Times New Roman" w:hAnsi="Times New Roman" w:cs="Times New Roman"/>
          <w:sz w:val="24"/>
          <w:szCs w:val="24"/>
        </w:rPr>
        <w:t>Alternative: In a general sense…/Overall…</w:t>
      </w: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Analytical and academic words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AI-generated writing often leans on analytical and academic language to sound more sophisticated, which can also make it sound overly formal or impersonal. Look out for the following academic words AI tends to favor and consider more natural alternatives.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Shed light on</w:t>
      </w:r>
      <w:r w:rsidRPr="00771782">
        <w:rPr>
          <w:rFonts w:ascii="Times New Roman" w:hAnsi="Times New Roman" w:cs="Times New Roman"/>
          <w:sz w:val="24"/>
          <w:szCs w:val="24"/>
        </w:rPr>
        <w:t> – To clarify or provide a deeper understanding of a topic.</w:t>
      </w:r>
    </w:p>
    <w:p w:rsidR="00771782" w:rsidRPr="00771782" w:rsidRDefault="00771782" w:rsidP="00BD7E7B">
      <w:pPr>
        <w:numPr>
          <w:ilvl w:val="0"/>
          <w:numId w:val="57"/>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“The study sheds light on the long-term effects of AI in education.”</w:t>
      </w:r>
    </w:p>
    <w:p w:rsidR="00771782" w:rsidRPr="00771782" w:rsidRDefault="00771782" w:rsidP="00BD7E7B">
      <w:pPr>
        <w:numPr>
          <w:ilvl w:val="0"/>
          <w:numId w:val="57"/>
        </w:numPr>
        <w:rPr>
          <w:rFonts w:ascii="Times New Roman" w:hAnsi="Times New Roman" w:cs="Times New Roman"/>
          <w:sz w:val="24"/>
          <w:szCs w:val="24"/>
        </w:rPr>
      </w:pPr>
      <w:r w:rsidRPr="00771782">
        <w:rPr>
          <w:rFonts w:ascii="Times New Roman" w:hAnsi="Times New Roman" w:cs="Times New Roman"/>
          <w:sz w:val="24"/>
          <w:szCs w:val="24"/>
        </w:rPr>
        <w:t>Alternative: Explain/Clarify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Facilitate</w:t>
      </w:r>
      <w:r w:rsidRPr="00771782">
        <w:rPr>
          <w:rFonts w:ascii="Times New Roman" w:hAnsi="Times New Roman" w:cs="Times New Roman"/>
          <w:sz w:val="24"/>
          <w:szCs w:val="24"/>
        </w:rPr>
        <w:t> – To make a process easier, smoother, or more efficient.</w:t>
      </w:r>
    </w:p>
    <w:p w:rsidR="00771782" w:rsidRPr="00771782" w:rsidRDefault="00771782" w:rsidP="00BD7E7B">
      <w:pPr>
        <w:numPr>
          <w:ilvl w:val="0"/>
          <w:numId w:val="58"/>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“AI-powered chatbots facilitate customer service by handling routine inquiries automatically.”</w:t>
      </w:r>
    </w:p>
    <w:p w:rsidR="00771782" w:rsidRPr="00771782" w:rsidRDefault="00771782" w:rsidP="00BD7E7B">
      <w:pPr>
        <w:numPr>
          <w:ilvl w:val="0"/>
          <w:numId w:val="58"/>
        </w:numPr>
        <w:rPr>
          <w:rFonts w:ascii="Times New Roman" w:hAnsi="Times New Roman" w:cs="Times New Roman"/>
          <w:sz w:val="24"/>
          <w:szCs w:val="24"/>
        </w:rPr>
      </w:pPr>
      <w:r w:rsidRPr="00771782">
        <w:rPr>
          <w:rFonts w:ascii="Times New Roman" w:hAnsi="Times New Roman" w:cs="Times New Roman"/>
          <w:sz w:val="24"/>
          <w:szCs w:val="24"/>
        </w:rPr>
        <w:t>Alternative: Help/Enable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Refine</w:t>
      </w:r>
      <w:r w:rsidRPr="00771782">
        <w:rPr>
          <w:rFonts w:ascii="Times New Roman" w:hAnsi="Times New Roman" w:cs="Times New Roman"/>
          <w:sz w:val="24"/>
          <w:szCs w:val="24"/>
        </w:rPr>
        <w:t> – To make gradual improvements by making small adjustments.</w:t>
      </w:r>
    </w:p>
    <w:p w:rsidR="00771782" w:rsidRPr="00771782" w:rsidRDefault="00771782" w:rsidP="00BD7E7B">
      <w:pPr>
        <w:numPr>
          <w:ilvl w:val="0"/>
          <w:numId w:val="59"/>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“Developers continually refine language models to improve their accuracy and relevance.”</w:t>
      </w:r>
    </w:p>
    <w:p w:rsidR="00771782" w:rsidRPr="00771782" w:rsidRDefault="00771782" w:rsidP="00BD7E7B">
      <w:pPr>
        <w:numPr>
          <w:ilvl w:val="0"/>
          <w:numId w:val="59"/>
        </w:numPr>
        <w:rPr>
          <w:rFonts w:ascii="Times New Roman" w:hAnsi="Times New Roman" w:cs="Times New Roman"/>
          <w:sz w:val="24"/>
          <w:szCs w:val="24"/>
        </w:rPr>
      </w:pPr>
      <w:r w:rsidRPr="00771782">
        <w:rPr>
          <w:rFonts w:ascii="Times New Roman" w:hAnsi="Times New Roman" w:cs="Times New Roman"/>
          <w:sz w:val="24"/>
          <w:szCs w:val="24"/>
        </w:rPr>
        <w:t>Alternative: Improve/Enhance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Bolster</w:t>
      </w:r>
      <w:r w:rsidRPr="00771782">
        <w:rPr>
          <w:rFonts w:ascii="Times New Roman" w:hAnsi="Times New Roman" w:cs="Times New Roman"/>
          <w:sz w:val="24"/>
          <w:szCs w:val="24"/>
        </w:rPr>
        <w:t> – To strengthen, support, or reinforce something.</w:t>
      </w:r>
    </w:p>
    <w:p w:rsidR="00771782" w:rsidRPr="00771782" w:rsidRDefault="00771782" w:rsidP="00BD7E7B">
      <w:pPr>
        <w:numPr>
          <w:ilvl w:val="0"/>
          <w:numId w:val="60"/>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“Real-time analytics bolster business decision-making by providing data-driven insights.”</w:t>
      </w:r>
    </w:p>
    <w:p w:rsidR="00771782" w:rsidRPr="00771782" w:rsidRDefault="00771782" w:rsidP="00BD7E7B">
      <w:pPr>
        <w:numPr>
          <w:ilvl w:val="0"/>
          <w:numId w:val="60"/>
        </w:numPr>
        <w:rPr>
          <w:rFonts w:ascii="Times New Roman" w:hAnsi="Times New Roman" w:cs="Times New Roman"/>
          <w:sz w:val="24"/>
          <w:szCs w:val="24"/>
        </w:rPr>
      </w:pPr>
      <w:r w:rsidRPr="00771782">
        <w:rPr>
          <w:rFonts w:ascii="Times New Roman" w:hAnsi="Times New Roman" w:cs="Times New Roman"/>
          <w:sz w:val="24"/>
          <w:szCs w:val="24"/>
        </w:rPr>
        <w:t>Alternative: Support/Reinforce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Differentiate</w:t>
      </w:r>
      <w:r w:rsidRPr="00771782">
        <w:rPr>
          <w:rFonts w:ascii="Times New Roman" w:hAnsi="Times New Roman" w:cs="Times New Roman"/>
          <w:sz w:val="24"/>
          <w:szCs w:val="24"/>
        </w:rPr>
        <w:t> – To identify or establish distinctions between two or more things.</w:t>
      </w:r>
    </w:p>
    <w:p w:rsidR="00771782" w:rsidRPr="00771782" w:rsidRDefault="00771782" w:rsidP="00BD7E7B">
      <w:pPr>
        <w:numPr>
          <w:ilvl w:val="0"/>
          <w:numId w:val="61"/>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“Advanced AI models can differentiate between writing styles and patterns, identifying characteristics commonly associated with AI-generated and human-written text…”</w:t>
      </w:r>
    </w:p>
    <w:p w:rsidR="00771782" w:rsidRPr="00771782" w:rsidRDefault="00771782" w:rsidP="00BD7E7B">
      <w:pPr>
        <w:numPr>
          <w:ilvl w:val="0"/>
          <w:numId w:val="61"/>
        </w:numPr>
        <w:rPr>
          <w:rFonts w:ascii="Times New Roman" w:hAnsi="Times New Roman" w:cs="Times New Roman"/>
          <w:sz w:val="24"/>
          <w:szCs w:val="24"/>
        </w:rPr>
      </w:pPr>
      <w:r w:rsidRPr="00771782">
        <w:rPr>
          <w:rFonts w:ascii="Times New Roman" w:hAnsi="Times New Roman" w:cs="Times New Roman"/>
          <w:sz w:val="24"/>
          <w:szCs w:val="24"/>
        </w:rPr>
        <w:t>Alternative: Distinguish/Tell apart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Streamline</w:t>
      </w:r>
      <w:r w:rsidRPr="00771782">
        <w:rPr>
          <w:rFonts w:ascii="Times New Roman" w:hAnsi="Times New Roman" w:cs="Times New Roman"/>
          <w:sz w:val="24"/>
          <w:szCs w:val="24"/>
        </w:rPr>
        <w:t> – To make a process simpler, more efficient, or less complicated.</w:t>
      </w:r>
    </w:p>
    <w:p w:rsidR="00771782" w:rsidRPr="00771782" w:rsidRDefault="00771782" w:rsidP="00BD7E7B">
      <w:pPr>
        <w:numPr>
          <w:ilvl w:val="0"/>
          <w:numId w:val="62"/>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“Automation streamlines workflow management, reducing manual tasks and increasing productivity.”</w:t>
      </w:r>
    </w:p>
    <w:p w:rsidR="00771782" w:rsidRPr="00771782" w:rsidRDefault="00771782" w:rsidP="00BD7E7B">
      <w:pPr>
        <w:numPr>
          <w:ilvl w:val="0"/>
          <w:numId w:val="62"/>
        </w:numPr>
        <w:rPr>
          <w:rFonts w:ascii="Times New Roman" w:hAnsi="Times New Roman" w:cs="Times New Roman"/>
          <w:sz w:val="24"/>
          <w:szCs w:val="24"/>
        </w:rPr>
      </w:pPr>
      <w:r w:rsidRPr="00771782">
        <w:rPr>
          <w:rFonts w:ascii="Times New Roman" w:hAnsi="Times New Roman" w:cs="Times New Roman"/>
          <w:sz w:val="24"/>
          <w:szCs w:val="24"/>
        </w:rPr>
        <w:t>Alternative: Simplify/Optimize</w:t>
      </w: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Overused AI buzzwords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AI-generated content often leans on flashy buzzwords or clichés to sound more impressive. While these words are meant to add energy, they’ve become so overused that they risk losing meaning and may make claims sound exaggerated.</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Consider trading the following common AI buzzwords for more specific language—or editing them out completely to make the writing more incisive and impactful. Often, adjectives such as “innovative” or “cutting-edge” serve as </w:t>
      </w:r>
      <w:hyperlink r:id="rId591" w:history="1">
        <w:r w:rsidRPr="00771782">
          <w:rPr>
            <w:rStyle w:val="Hyperlink"/>
            <w:rFonts w:ascii="Times New Roman" w:hAnsi="Times New Roman" w:cs="Times New Roman"/>
            <w:sz w:val="24"/>
            <w:szCs w:val="24"/>
          </w:rPr>
          <w:t>filler words</w:t>
        </w:r>
      </w:hyperlink>
      <w:r w:rsidRPr="00771782">
        <w:rPr>
          <w:rFonts w:ascii="Times New Roman" w:hAnsi="Times New Roman" w:cs="Times New Roman"/>
          <w:sz w:val="24"/>
          <w:szCs w:val="24"/>
        </w:rPr>
        <w:t> and lack meaning. Instead of simply describing something as innovative, consider including specifics that convey that more vividly. Read on to discover other clichés AI tends to use along with less-used alternatives.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Revolutionize</w:t>
      </w:r>
      <w:r w:rsidRPr="00771782">
        <w:rPr>
          <w:rFonts w:ascii="Times New Roman" w:hAnsi="Times New Roman" w:cs="Times New Roman"/>
          <w:sz w:val="24"/>
          <w:szCs w:val="24"/>
        </w:rPr>
        <w:t> – To completely change or disrupt an industry, process, or way of doing things.</w:t>
      </w:r>
    </w:p>
    <w:p w:rsidR="00771782" w:rsidRPr="00771782" w:rsidRDefault="00771782" w:rsidP="00BD7E7B">
      <w:pPr>
        <w:numPr>
          <w:ilvl w:val="0"/>
          <w:numId w:val="63"/>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“AI-powered automation is set to revolutionize the way businesses handle customer service.”</w:t>
      </w:r>
    </w:p>
    <w:p w:rsidR="00771782" w:rsidRPr="00771782" w:rsidRDefault="00771782" w:rsidP="00BD7E7B">
      <w:pPr>
        <w:numPr>
          <w:ilvl w:val="0"/>
          <w:numId w:val="63"/>
        </w:numPr>
        <w:rPr>
          <w:rFonts w:ascii="Times New Roman" w:hAnsi="Times New Roman" w:cs="Times New Roman"/>
          <w:sz w:val="24"/>
          <w:szCs w:val="24"/>
        </w:rPr>
      </w:pPr>
      <w:r w:rsidRPr="00771782">
        <w:rPr>
          <w:rFonts w:ascii="Times New Roman" w:hAnsi="Times New Roman" w:cs="Times New Roman"/>
          <w:sz w:val="24"/>
          <w:szCs w:val="24"/>
        </w:rPr>
        <w:lastRenderedPageBreak/>
        <w:t>Alternative: Transform/Change significantly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Innovative</w:t>
      </w:r>
      <w:r w:rsidRPr="00771782">
        <w:rPr>
          <w:rFonts w:ascii="Times New Roman" w:hAnsi="Times New Roman" w:cs="Times New Roman"/>
          <w:sz w:val="24"/>
          <w:szCs w:val="24"/>
        </w:rPr>
        <w:t> – Describing something as new, creative, or unique in its approach.</w:t>
      </w:r>
    </w:p>
    <w:p w:rsidR="00771782" w:rsidRPr="00771782" w:rsidRDefault="00771782" w:rsidP="00BD7E7B">
      <w:pPr>
        <w:numPr>
          <w:ilvl w:val="0"/>
          <w:numId w:val="64"/>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“This innovative machine learning model enhances speech recognition accuracy.”</w:t>
      </w:r>
    </w:p>
    <w:p w:rsidR="00771782" w:rsidRPr="00771782" w:rsidRDefault="00771782" w:rsidP="00BD7E7B">
      <w:pPr>
        <w:numPr>
          <w:ilvl w:val="0"/>
          <w:numId w:val="64"/>
        </w:numPr>
        <w:rPr>
          <w:rFonts w:ascii="Times New Roman" w:hAnsi="Times New Roman" w:cs="Times New Roman"/>
          <w:sz w:val="24"/>
          <w:szCs w:val="24"/>
        </w:rPr>
      </w:pPr>
      <w:r w:rsidRPr="00771782">
        <w:rPr>
          <w:rFonts w:ascii="Times New Roman" w:hAnsi="Times New Roman" w:cs="Times New Roman"/>
          <w:sz w:val="24"/>
          <w:szCs w:val="24"/>
        </w:rPr>
        <w:t>Alternative: New/Creative/or cut entirely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Cutting-edge</w:t>
      </w:r>
      <w:r w:rsidRPr="00771782">
        <w:rPr>
          <w:rFonts w:ascii="Times New Roman" w:hAnsi="Times New Roman" w:cs="Times New Roman"/>
          <w:sz w:val="24"/>
          <w:szCs w:val="24"/>
        </w:rPr>
        <w:t> – At the forefront of technology, representing the latest advancements.</w:t>
      </w:r>
    </w:p>
    <w:p w:rsidR="00771782" w:rsidRPr="00771782" w:rsidRDefault="00771782" w:rsidP="00BD7E7B">
      <w:pPr>
        <w:numPr>
          <w:ilvl w:val="0"/>
          <w:numId w:val="65"/>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“Cutting-edge AI algorithms enable real-time data analysis with unparalleled efficiency.”</w:t>
      </w:r>
    </w:p>
    <w:p w:rsidR="00771782" w:rsidRPr="00771782" w:rsidRDefault="00771782" w:rsidP="00BD7E7B">
      <w:pPr>
        <w:numPr>
          <w:ilvl w:val="0"/>
          <w:numId w:val="65"/>
        </w:numPr>
        <w:rPr>
          <w:rFonts w:ascii="Times New Roman" w:hAnsi="Times New Roman" w:cs="Times New Roman"/>
          <w:sz w:val="24"/>
          <w:szCs w:val="24"/>
        </w:rPr>
      </w:pPr>
      <w:r w:rsidRPr="00771782">
        <w:rPr>
          <w:rFonts w:ascii="Times New Roman" w:hAnsi="Times New Roman" w:cs="Times New Roman"/>
          <w:sz w:val="24"/>
          <w:szCs w:val="24"/>
        </w:rPr>
        <w:t>Alternative: Advanced/State-of-the-art/or cut entirely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Game-changing</w:t>
      </w:r>
      <w:r w:rsidRPr="00771782">
        <w:rPr>
          <w:rFonts w:ascii="Times New Roman" w:hAnsi="Times New Roman" w:cs="Times New Roman"/>
          <w:sz w:val="24"/>
          <w:szCs w:val="24"/>
        </w:rPr>
        <w:t> – Having a major impact that alters how something functions or operates.</w:t>
      </w:r>
    </w:p>
    <w:p w:rsidR="00771782" w:rsidRPr="00771782" w:rsidRDefault="00771782" w:rsidP="00BD7E7B">
      <w:pPr>
        <w:numPr>
          <w:ilvl w:val="0"/>
          <w:numId w:val="66"/>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“AI-driven cybersecurity solutions are a game-changing development in threat detection.”</w:t>
      </w:r>
    </w:p>
    <w:p w:rsidR="00771782" w:rsidRPr="00771782" w:rsidRDefault="00771782" w:rsidP="00BD7E7B">
      <w:pPr>
        <w:numPr>
          <w:ilvl w:val="0"/>
          <w:numId w:val="66"/>
        </w:numPr>
        <w:rPr>
          <w:rFonts w:ascii="Times New Roman" w:hAnsi="Times New Roman" w:cs="Times New Roman"/>
          <w:sz w:val="24"/>
          <w:szCs w:val="24"/>
        </w:rPr>
      </w:pPr>
      <w:r w:rsidRPr="00771782">
        <w:rPr>
          <w:rFonts w:ascii="Times New Roman" w:hAnsi="Times New Roman" w:cs="Times New Roman"/>
          <w:sz w:val="24"/>
          <w:szCs w:val="24"/>
        </w:rPr>
        <w:t>Alternative: Significant/Groundbreaking/or cut entirely</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Transformative</w:t>
      </w:r>
      <w:r w:rsidRPr="00771782">
        <w:rPr>
          <w:rFonts w:ascii="Times New Roman" w:hAnsi="Times New Roman" w:cs="Times New Roman"/>
          <w:sz w:val="24"/>
          <w:szCs w:val="24"/>
        </w:rPr>
        <w:t> – Causing a major shift or improvement in a field or industry.</w:t>
      </w:r>
    </w:p>
    <w:p w:rsidR="00771782" w:rsidRPr="00771782" w:rsidRDefault="00771782" w:rsidP="00BD7E7B">
      <w:pPr>
        <w:numPr>
          <w:ilvl w:val="0"/>
          <w:numId w:val="67"/>
        </w:numPr>
        <w:rPr>
          <w:rFonts w:ascii="Times New Roman" w:hAnsi="Times New Roman" w:cs="Times New Roman"/>
          <w:sz w:val="24"/>
          <w:szCs w:val="24"/>
        </w:rPr>
      </w:pPr>
      <w:r w:rsidRPr="00771782">
        <w:rPr>
          <w:rFonts w:ascii="Times New Roman" w:hAnsi="Times New Roman" w:cs="Times New Roman"/>
          <w:sz w:val="24"/>
          <w:szCs w:val="24"/>
        </w:rPr>
        <w:t>Example:</w:t>
      </w:r>
      <w:r w:rsidRPr="00771782">
        <w:rPr>
          <w:rFonts w:ascii="Times New Roman" w:hAnsi="Times New Roman" w:cs="Times New Roman"/>
          <w:i/>
          <w:iCs/>
          <w:sz w:val="24"/>
          <w:szCs w:val="24"/>
        </w:rPr>
        <w:t> “Deep learning has had a transformative effect on </w:t>
      </w:r>
      <w:hyperlink r:id="rId592" w:history="1">
        <w:r w:rsidRPr="00771782">
          <w:rPr>
            <w:rStyle w:val="Hyperlink"/>
            <w:rFonts w:ascii="Times New Roman" w:hAnsi="Times New Roman" w:cs="Times New Roman"/>
            <w:i/>
            <w:iCs/>
            <w:sz w:val="24"/>
            <w:szCs w:val="24"/>
          </w:rPr>
          <w:t>natural language processing</w:t>
        </w:r>
      </w:hyperlink>
      <w:r w:rsidRPr="00771782">
        <w:rPr>
          <w:rFonts w:ascii="Times New Roman" w:hAnsi="Times New Roman" w:cs="Times New Roman"/>
          <w:i/>
          <w:iCs/>
          <w:sz w:val="24"/>
          <w:szCs w:val="24"/>
        </w:rPr>
        <w:t>.”</w:t>
      </w:r>
    </w:p>
    <w:p w:rsidR="00771782" w:rsidRPr="00771782" w:rsidRDefault="00771782" w:rsidP="00BD7E7B">
      <w:pPr>
        <w:numPr>
          <w:ilvl w:val="0"/>
          <w:numId w:val="67"/>
        </w:numPr>
        <w:rPr>
          <w:rFonts w:ascii="Times New Roman" w:hAnsi="Times New Roman" w:cs="Times New Roman"/>
          <w:sz w:val="24"/>
          <w:szCs w:val="24"/>
        </w:rPr>
      </w:pPr>
      <w:r w:rsidRPr="00771782">
        <w:rPr>
          <w:rFonts w:ascii="Times New Roman" w:hAnsi="Times New Roman" w:cs="Times New Roman"/>
          <w:sz w:val="24"/>
          <w:szCs w:val="24"/>
        </w:rPr>
        <w:t>Alternative: Impactful/dramatically changed</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Seamless integration</w:t>
      </w:r>
      <w:r w:rsidRPr="00771782">
        <w:rPr>
          <w:rFonts w:ascii="Times New Roman" w:hAnsi="Times New Roman" w:cs="Times New Roman"/>
          <w:sz w:val="24"/>
          <w:szCs w:val="24"/>
        </w:rPr>
        <w:t> – The smooth incorporation of a system, tool, or feature without disruptions.</w:t>
      </w:r>
    </w:p>
    <w:p w:rsidR="00771782" w:rsidRPr="00771782" w:rsidRDefault="00771782" w:rsidP="00BD7E7B">
      <w:pPr>
        <w:numPr>
          <w:ilvl w:val="0"/>
          <w:numId w:val="68"/>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“The platform offers seamless integration with existing enterprise software.”</w:t>
      </w:r>
    </w:p>
    <w:p w:rsidR="00771782" w:rsidRPr="00771782" w:rsidRDefault="00771782" w:rsidP="00BD7E7B">
      <w:pPr>
        <w:numPr>
          <w:ilvl w:val="0"/>
          <w:numId w:val="68"/>
        </w:numPr>
        <w:rPr>
          <w:rFonts w:ascii="Times New Roman" w:hAnsi="Times New Roman" w:cs="Times New Roman"/>
          <w:sz w:val="24"/>
          <w:szCs w:val="24"/>
        </w:rPr>
      </w:pPr>
      <w:r w:rsidRPr="00771782">
        <w:rPr>
          <w:rFonts w:ascii="Times New Roman" w:hAnsi="Times New Roman" w:cs="Times New Roman"/>
          <w:sz w:val="24"/>
          <w:szCs w:val="24"/>
        </w:rPr>
        <w:t>Alternative: Smooth compatibility/Works effortlessly with…</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Scalable solution</w:t>
      </w:r>
      <w:r w:rsidRPr="00771782">
        <w:rPr>
          <w:rFonts w:ascii="Times New Roman" w:hAnsi="Times New Roman" w:cs="Times New Roman"/>
          <w:sz w:val="24"/>
          <w:szCs w:val="24"/>
        </w:rPr>
        <w:t> – A product or system that can easily grow to handle increased demand.</w:t>
      </w:r>
    </w:p>
    <w:p w:rsidR="00771782" w:rsidRPr="00771782" w:rsidRDefault="00771782" w:rsidP="00BD7E7B">
      <w:pPr>
        <w:numPr>
          <w:ilvl w:val="0"/>
          <w:numId w:val="69"/>
        </w:numPr>
        <w:rPr>
          <w:rFonts w:ascii="Times New Roman" w:hAnsi="Times New Roman" w:cs="Times New Roman"/>
          <w:sz w:val="24"/>
          <w:szCs w:val="24"/>
        </w:rPr>
      </w:pPr>
      <w:r w:rsidRPr="00771782">
        <w:rPr>
          <w:rFonts w:ascii="Times New Roman" w:hAnsi="Times New Roman" w:cs="Times New Roman"/>
          <w:sz w:val="24"/>
          <w:szCs w:val="24"/>
        </w:rPr>
        <w:t>Example: </w:t>
      </w:r>
      <w:r w:rsidRPr="00771782">
        <w:rPr>
          <w:rFonts w:ascii="Times New Roman" w:hAnsi="Times New Roman" w:cs="Times New Roman"/>
          <w:i/>
          <w:iCs/>
          <w:sz w:val="24"/>
          <w:szCs w:val="24"/>
        </w:rPr>
        <w:t>“Cloud-based AI provides a scalable solution for businesses of all sizes.”</w:t>
      </w:r>
    </w:p>
    <w:p w:rsidR="00771782" w:rsidRPr="00771782" w:rsidRDefault="00771782" w:rsidP="00BD7E7B">
      <w:pPr>
        <w:numPr>
          <w:ilvl w:val="0"/>
          <w:numId w:val="69"/>
        </w:numPr>
        <w:rPr>
          <w:rFonts w:ascii="Times New Roman" w:hAnsi="Times New Roman" w:cs="Times New Roman"/>
          <w:sz w:val="24"/>
          <w:szCs w:val="24"/>
        </w:rPr>
      </w:pPr>
      <w:r w:rsidRPr="00771782">
        <w:rPr>
          <w:rFonts w:ascii="Times New Roman" w:hAnsi="Times New Roman" w:cs="Times New Roman"/>
          <w:sz w:val="24"/>
          <w:szCs w:val="24"/>
        </w:rPr>
        <w:t>Alternative: Expandable system/Easily adjustable</w:t>
      </w:r>
    </w:p>
    <w:p w:rsidR="00771782" w:rsidRPr="00771782" w:rsidRDefault="00771782" w:rsidP="00771782">
      <w:pPr>
        <w:rPr>
          <w:rFonts w:ascii="Times New Roman" w:hAnsi="Times New Roman" w:cs="Times New Roman"/>
          <w:b/>
          <w:bCs/>
          <w:sz w:val="24"/>
          <w:szCs w:val="24"/>
        </w:rPr>
      </w:pPr>
      <w:bookmarkStart w:id="18" w:name="4"/>
      <w:bookmarkEnd w:id="18"/>
      <w:r w:rsidRPr="00771782">
        <w:rPr>
          <w:rFonts w:ascii="Times New Roman" w:hAnsi="Times New Roman" w:cs="Times New Roman"/>
          <w:b/>
          <w:bCs/>
          <w:sz w:val="24"/>
          <w:szCs w:val="24"/>
        </w:rPr>
        <w:t>Tips for ethical and responsible AI use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 tools offer valuable writing assistance, but they require a thoughtful, collaborative approach to get the best results. Rather than simply generating text, learn how to co-create with AI so that your creativity and originality remain at the core of your work—and don’t forget to cite when you use AI just as you would any other source. Read on for more ways to integrate AI effectively while keeping your writing authentic and trustworthy.</w:t>
      </w:r>
    </w:p>
    <w:p w:rsidR="00771782" w:rsidRPr="00771782" w:rsidRDefault="00771782" w:rsidP="00771782">
      <w:pPr>
        <w:rPr>
          <w:rFonts w:ascii="Times New Roman" w:hAnsi="Times New Roman" w:cs="Times New Roman"/>
          <w:b/>
          <w:bCs/>
          <w:sz w:val="24"/>
          <w:szCs w:val="24"/>
        </w:rPr>
      </w:pPr>
      <w:r w:rsidRPr="00771782">
        <w:rPr>
          <w:rFonts w:ascii="Times New Roman" w:hAnsi="Times New Roman" w:cs="Times New Roman"/>
          <w:b/>
          <w:bCs/>
          <w:sz w:val="24"/>
          <w:szCs w:val="24"/>
        </w:rPr>
        <w:t>Track your writing process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Rather than relying on AI detection tools that only estimate AI involvement, </w:t>
      </w:r>
      <w:hyperlink r:id="rId593" w:history="1">
        <w:r w:rsidRPr="00771782">
          <w:rPr>
            <w:rStyle w:val="Hyperlink"/>
            <w:rFonts w:ascii="Times New Roman" w:hAnsi="Times New Roman" w:cs="Times New Roman"/>
            <w:sz w:val="24"/>
            <w:szCs w:val="24"/>
          </w:rPr>
          <w:t>Grammarly Authorship</w:t>
        </w:r>
      </w:hyperlink>
      <w:r w:rsidRPr="00771782">
        <w:rPr>
          <w:rFonts w:ascii="Times New Roman" w:hAnsi="Times New Roman" w:cs="Times New Roman"/>
          <w:sz w:val="24"/>
          <w:szCs w:val="24"/>
        </w:rPr>
        <w:t> allows you to track your writing process proactively. Simply turn on Authorship before you start working in a Google Doc, and it will automatically track and categorize your writing—whether it’s fully self-authored, created with AI assistance, or pasted from another source. By tracking how you work with AI, you can remove ambiguity and demonstrate integrity in your content creation.</w:t>
      </w: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Spotting AI-generated Text </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The rise of large language models has made </w:t>
      </w:r>
      <w:hyperlink r:id="rId594" w:tgtFrame="_blank" w:history="1">
        <w:r w:rsidRPr="00771782">
          <w:rPr>
            <w:rStyle w:val="Hyperlink"/>
            <w:rFonts w:ascii="Times New Roman" w:hAnsi="Times New Roman" w:cs="Times New Roman"/>
            <w:sz w:val="24"/>
            <w:szCs w:val="24"/>
          </w:rPr>
          <w:t>AI-generated writing popular in a variety of forms</w:t>
        </w:r>
      </w:hyperlink>
      <w:r w:rsidRPr="00771782">
        <w:rPr>
          <w:rFonts w:ascii="Times New Roman" w:hAnsi="Times New Roman" w:cs="Times New Roman"/>
          <w:sz w:val="24"/>
          <w:szCs w:val="24"/>
        </w:rPr>
        <w:t>, and its increasing complexity is making it harder to tell apart from human writing. However, there are still signs you can look for to help you spot AI-generated text. </w:t>
      </w:r>
    </w:p>
    <w:p w:rsidR="00771782" w:rsidRPr="00771782" w:rsidRDefault="00771782" w:rsidP="00BD7E7B">
      <w:pPr>
        <w:numPr>
          <w:ilvl w:val="0"/>
          <w:numId w:val="70"/>
        </w:numPr>
        <w:rPr>
          <w:rFonts w:ascii="Times New Roman" w:hAnsi="Times New Roman" w:cs="Times New Roman"/>
          <w:sz w:val="24"/>
          <w:szCs w:val="24"/>
        </w:rPr>
      </w:pPr>
      <w:r w:rsidRPr="00771782">
        <w:rPr>
          <w:rFonts w:ascii="Times New Roman" w:hAnsi="Times New Roman" w:cs="Times New Roman"/>
          <w:b/>
          <w:bCs/>
          <w:sz w:val="24"/>
          <w:szCs w:val="24"/>
        </w:rPr>
        <w:lastRenderedPageBreak/>
        <w:t>Inconsistencies and repetition: </w:t>
      </w:r>
      <w:r w:rsidRPr="00771782">
        <w:rPr>
          <w:rFonts w:ascii="Times New Roman" w:hAnsi="Times New Roman" w:cs="Times New Roman"/>
          <w:sz w:val="24"/>
          <w:szCs w:val="24"/>
        </w:rPr>
        <w:t>Occasionally, AI produces nonsensical or odd sentences which can be a clear indicator of AI-generated text. Abrupt shifts in tone, style, or topic can point to AI that is struggling to maintain coherent ideas. Whereas humans often vary structure to create a better flow, repeated phrases or sentence structures can point to AI relying more on memorized patterns. Occasionally, AI produces nonsensical or odd sentences which can be a clear indicator of AI-generated text. </w:t>
      </w:r>
    </w:p>
    <w:p w:rsidR="00771782" w:rsidRPr="00771782" w:rsidRDefault="00771782" w:rsidP="00BD7E7B">
      <w:pPr>
        <w:numPr>
          <w:ilvl w:val="0"/>
          <w:numId w:val="70"/>
        </w:numPr>
        <w:rPr>
          <w:rFonts w:ascii="Times New Roman" w:hAnsi="Times New Roman" w:cs="Times New Roman"/>
          <w:sz w:val="24"/>
          <w:szCs w:val="24"/>
        </w:rPr>
      </w:pPr>
      <w:r w:rsidRPr="00771782">
        <w:rPr>
          <w:rFonts w:ascii="Times New Roman" w:hAnsi="Times New Roman" w:cs="Times New Roman"/>
          <w:b/>
          <w:bCs/>
          <w:sz w:val="24"/>
          <w:szCs w:val="24"/>
        </w:rPr>
        <w:t>Context and content:</w:t>
      </w:r>
      <w:r w:rsidRPr="00771782">
        <w:rPr>
          <w:rFonts w:ascii="Times New Roman" w:hAnsi="Times New Roman" w:cs="Times New Roman"/>
          <w:sz w:val="24"/>
          <w:szCs w:val="24"/>
        </w:rPr>
        <w:t> If the text seems to be unable to grasp the larger context of the writing, is missing the point entirely, or references specific details without appropriate context, it could be AI because </w:t>
      </w:r>
      <w:hyperlink r:id="rId595" w:anchor=":~:text=Detecting%20AI%20content%20involves%20recognizing,coherent%20yet%20contextually%20deficient%20text." w:tgtFrame="_blank" w:history="1">
        <w:r w:rsidRPr="00771782">
          <w:rPr>
            <w:rStyle w:val="Hyperlink"/>
            <w:rFonts w:ascii="Times New Roman" w:hAnsi="Times New Roman" w:cs="Times New Roman"/>
            <w:sz w:val="24"/>
            <w:szCs w:val="24"/>
          </w:rPr>
          <w:t>these models lack real-world understanding and nuance</w:t>
        </w:r>
      </w:hyperlink>
      <w:r w:rsidRPr="00771782">
        <w:rPr>
          <w:rFonts w:ascii="Times New Roman" w:hAnsi="Times New Roman" w:cs="Times New Roman"/>
          <w:sz w:val="24"/>
          <w:szCs w:val="24"/>
        </w:rPr>
        <w:t>. Uniqueness and personalization are hallmarks of human writing, so if the text feels basic and formulaic it might be AI-generated. And obviously, if there are blatant falsehoods or unverifiable facts, it’s either an unreliable source or AI. </w:t>
      </w:r>
    </w:p>
    <w:p w:rsidR="00771782" w:rsidRPr="00771782" w:rsidRDefault="00771782" w:rsidP="00BD7E7B">
      <w:pPr>
        <w:numPr>
          <w:ilvl w:val="0"/>
          <w:numId w:val="70"/>
        </w:numPr>
        <w:rPr>
          <w:rFonts w:ascii="Times New Roman" w:hAnsi="Times New Roman" w:cs="Times New Roman"/>
          <w:sz w:val="24"/>
          <w:szCs w:val="24"/>
        </w:rPr>
      </w:pPr>
      <w:r w:rsidRPr="00771782">
        <w:rPr>
          <w:rFonts w:ascii="Times New Roman" w:hAnsi="Times New Roman" w:cs="Times New Roman"/>
          <w:b/>
          <w:bCs/>
          <w:sz w:val="24"/>
          <w:szCs w:val="24"/>
        </w:rPr>
        <w:t>Buzzwords and grammar:</w:t>
      </w:r>
      <w:r w:rsidRPr="00771782">
        <w:rPr>
          <w:rFonts w:ascii="Times New Roman" w:hAnsi="Times New Roman" w:cs="Times New Roman"/>
          <w:sz w:val="24"/>
          <w:szCs w:val="24"/>
        </w:rPr>
        <w:t> Excessive use of buzzwords and jargon can be a sign of AI filling the gaps of its knowledge with generic vocabulary. This is particularly common in marketing text and instances where the larger context is more complex. And </w:t>
      </w:r>
      <w:hyperlink r:id="rId596" w:tgtFrame="_blank" w:history="1">
        <w:r w:rsidRPr="00771782">
          <w:rPr>
            <w:rStyle w:val="Hyperlink"/>
            <w:rFonts w:ascii="Times New Roman" w:hAnsi="Times New Roman" w:cs="Times New Roman"/>
            <w:sz w:val="24"/>
            <w:szCs w:val="24"/>
          </w:rPr>
          <w:t>watch for perfect grammar</w:t>
        </w:r>
      </w:hyperlink>
      <w:r w:rsidRPr="00771782">
        <w:rPr>
          <w:rFonts w:ascii="Times New Roman" w:hAnsi="Times New Roman" w:cs="Times New Roman"/>
          <w:sz w:val="24"/>
          <w:szCs w:val="24"/>
        </w:rPr>
        <w:t>, as even the best writers may make mistakes or intentionally break grammatical rules to emphasize an idea. </w:t>
      </w:r>
    </w:p>
    <w:p w:rsidR="00771782" w:rsidRPr="00771782" w:rsidRDefault="00771782" w:rsidP="00BD7E7B">
      <w:pPr>
        <w:numPr>
          <w:ilvl w:val="0"/>
          <w:numId w:val="70"/>
        </w:numPr>
        <w:rPr>
          <w:rFonts w:ascii="Times New Roman" w:hAnsi="Times New Roman" w:cs="Times New Roman"/>
          <w:sz w:val="24"/>
          <w:szCs w:val="24"/>
        </w:rPr>
      </w:pPr>
      <w:r w:rsidRPr="00771782">
        <w:rPr>
          <w:rFonts w:ascii="Times New Roman" w:hAnsi="Times New Roman" w:cs="Times New Roman"/>
          <w:b/>
          <w:bCs/>
          <w:sz w:val="24"/>
          <w:szCs w:val="24"/>
        </w:rPr>
        <w:t>Quick responses:</w:t>
      </w:r>
      <w:r w:rsidRPr="00771782">
        <w:rPr>
          <w:rFonts w:ascii="Times New Roman" w:hAnsi="Times New Roman" w:cs="Times New Roman"/>
          <w:sz w:val="24"/>
          <w:szCs w:val="24"/>
        </w:rPr>
        <w:t> As people often take time to think and respond, rapid replies could be a sign of AI. This is common in customer service platforms like chatbots. </w:t>
      </w:r>
    </w:p>
    <w:p w:rsidR="00771782" w:rsidRPr="00771782" w:rsidRDefault="00771782" w:rsidP="00BD7E7B">
      <w:pPr>
        <w:numPr>
          <w:ilvl w:val="0"/>
          <w:numId w:val="70"/>
        </w:numPr>
        <w:rPr>
          <w:rFonts w:ascii="Times New Roman" w:hAnsi="Times New Roman" w:cs="Times New Roman"/>
          <w:sz w:val="24"/>
          <w:szCs w:val="24"/>
        </w:rPr>
      </w:pPr>
      <w:r w:rsidRPr="00771782">
        <w:rPr>
          <w:rFonts w:ascii="Times New Roman" w:hAnsi="Times New Roman" w:cs="Times New Roman"/>
          <w:b/>
          <w:bCs/>
          <w:sz w:val="24"/>
          <w:szCs w:val="24"/>
        </w:rPr>
        <w:t>Placeholder text:</w:t>
      </w:r>
      <w:r w:rsidRPr="00771782">
        <w:rPr>
          <w:rFonts w:ascii="Times New Roman" w:hAnsi="Times New Roman" w:cs="Times New Roman"/>
          <w:sz w:val="24"/>
          <w:szCs w:val="24"/>
        </w:rPr>
        <w:t> Some AI text generation models use placeholders like "Insert name here" if it lacks sufficient information to fill in the gaps itself. The appearance of these placeholders in text used outside the model can be an indicator of automated content.  </w:t>
      </w:r>
    </w:p>
    <w:p w:rsidR="00771782" w:rsidRPr="00771782" w:rsidRDefault="00771782" w:rsidP="00BD7E7B">
      <w:pPr>
        <w:numPr>
          <w:ilvl w:val="0"/>
          <w:numId w:val="70"/>
        </w:numPr>
        <w:rPr>
          <w:rFonts w:ascii="Times New Roman" w:hAnsi="Times New Roman" w:cs="Times New Roman"/>
          <w:sz w:val="24"/>
          <w:szCs w:val="24"/>
        </w:rPr>
      </w:pPr>
      <w:r w:rsidRPr="00771782">
        <w:rPr>
          <w:rFonts w:ascii="Times New Roman" w:hAnsi="Times New Roman" w:cs="Times New Roman"/>
          <w:b/>
          <w:bCs/>
          <w:sz w:val="24"/>
          <w:szCs w:val="24"/>
        </w:rPr>
        <w:t>Lack of citations:</w:t>
      </w:r>
      <w:r w:rsidRPr="00771782">
        <w:rPr>
          <w:rFonts w:ascii="Times New Roman" w:hAnsi="Times New Roman" w:cs="Times New Roman"/>
          <w:sz w:val="24"/>
          <w:szCs w:val="24"/>
        </w:rPr>
        <w:t> Platforms like </w:t>
      </w:r>
      <w:hyperlink r:id="rId597" w:tgtFrame="_blank" w:history="1">
        <w:r w:rsidRPr="00771782">
          <w:rPr>
            <w:rStyle w:val="Hyperlink"/>
            <w:rFonts w:ascii="Times New Roman" w:hAnsi="Times New Roman" w:cs="Times New Roman"/>
            <w:sz w:val="24"/>
            <w:szCs w:val="24"/>
          </w:rPr>
          <w:t>ChatGPT can insert citations</w:t>
        </w:r>
      </w:hyperlink>
      <w:r w:rsidRPr="00771782">
        <w:rPr>
          <w:rFonts w:ascii="Times New Roman" w:hAnsi="Times New Roman" w:cs="Times New Roman"/>
          <w:sz w:val="24"/>
          <w:szCs w:val="24"/>
        </w:rPr>
        <w:t> but they have been found to be unreliable, incorrectly linked, and improperly formatted. Bodies of text with these types of citations may indicate AI was used. </w:t>
      </w:r>
    </w:p>
    <w:p w:rsidR="00771782" w:rsidRDefault="00771782">
      <w:pPr>
        <w:rPr>
          <w:rFonts w:ascii="Times New Roman" w:hAnsi="Times New Roman" w:cs="Times New Roman"/>
          <w:sz w:val="24"/>
          <w:szCs w:val="24"/>
        </w:rPr>
      </w:pPr>
    </w:p>
    <w:p w:rsidR="00771782" w:rsidRDefault="00771782">
      <w:pPr>
        <w:rPr>
          <w:rFonts w:ascii="Times New Roman" w:hAnsi="Times New Roman" w:cs="Times New Roman"/>
          <w:sz w:val="24"/>
          <w:szCs w:val="24"/>
        </w:rPr>
      </w:pPr>
    </w:p>
    <w:p w:rsidR="00771782" w:rsidRPr="00771782" w:rsidRDefault="00771782">
      <w:pPr>
        <w:rPr>
          <w:rFonts w:ascii="Times New Roman" w:hAnsi="Times New Roman" w:cs="Times New Roman"/>
          <w:b/>
          <w:bCs/>
          <w:sz w:val="28"/>
          <w:szCs w:val="28"/>
        </w:rPr>
      </w:pPr>
      <w:r w:rsidRPr="00771782">
        <w:rPr>
          <w:rFonts w:ascii="Times New Roman" w:hAnsi="Times New Roman" w:cs="Times New Roman"/>
          <w:b/>
          <w:bCs/>
          <w:sz w:val="28"/>
          <w:szCs w:val="28"/>
        </w:rPr>
        <w:t xml:space="preserve">And very importantly: </w:t>
      </w: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Words and Phrases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 overuses certain words and phrases much more than others. Here is a non-exhaustive, but large list of words that frequently appear in AI-generated text that do not appear in human text. Using an </w:t>
      </w:r>
      <w:hyperlink r:id="rId598" w:history="1">
        <w:r w:rsidRPr="00771782">
          <w:rPr>
            <w:rStyle w:val="Hyperlink"/>
            <w:rFonts w:ascii="Times New Roman" w:hAnsi="Times New Roman" w:cs="Times New Roman"/>
            <w:sz w:val="24"/>
            <w:szCs w:val="24"/>
          </w:rPr>
          <w:t>AI detection tool</w:t>
        </w:r>
      </w:hyperlink>
      <w:r w:rsidRPr="00771782">
        <w:rPr>
          <w:rFonts w:ascii="Times New Roman" w:hAnsi="Times New Roman" w:cs="Times New Roman"/>
          <w:sz w:val="24"/>
          <w:szCs w:val="24"/>
        </w:rPr>
        <w:t> can help identify when these patterns appear consistently in content.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Nouns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 xml:space="preserve">aim; aims; aspect; challenges; change; climate; community; compel; compelling; compels; complexities; complexity; component; comprehensive; confront; confrontation; confrontational; confrontations; confronts; deep; deepens; deeper; deepest; deeply; delve; delve/dive; delves; depth; development; diverse; draw; drawn; draws; dreams; dynamics; elegant; elevate; elevates; elucidate; elucidates; elucidatory; elusiveness; embark; embarks; embodies; embodiment; embodiments; embody; embrace; embraces; empower; emulate; emulates; enact; endeavor; endeavors; endurance; endure; engage; enhance; enlightenment; enlightenments; enlightens; entwine; entwines; environment; era; eras; espouse; espouses; evoke; evokes; exacerbate; exacerbates; exemplifies; exploration; explorations; exploratory; explore; explores; facet; facets; foster; fosters; grapple; grapples; groundwork; harness; health; hidden; highlight; highlights; illuminate; illuminates; illumination; imperative; imperatives; importance; innovate; innovates; innovation; innovator; innovators; insight; insightful; insights; insignificant; inspiration; inspirations; inspire; inspires; integrate; interplay; interplayed; interplays; intertwine; intertwines; intricacies; intricate; jeopardizing; journey; kaleidoscope; kaleidoscopes; key; landscape; landscapes; lens; life; manifold; meaningful; meticulousness; moreover; navigate; </w:t>
      </w:r>
      <w:r w:rsidRPr="00771782">
        <w:rPr>
          <w:rFonts w:ascii="Times New Roman" w:hAnsi="Times New Roman" w:cs="Times New Roman"/>
          <w:sz w:val="24"/>
          <w:szCs w:val="24"/>
        </w:rPr>
        <w:lastRenderedPageBreak/>
        <w:t>navigates; notes; nuance; nuances; offering; paramount; pivot; pivotal; pivots; poignancy; poignant; possibilities; potent; profound; quest; quirky; readers; realm; realms; reimagine; reimagines; relentless; relentlessness; resonance; resonate; resonates; reveal; reveals; reverberate; reverberates; revolution; revolutionizes; roadmap; robust; role; scheme; seamless; seamlessness; seek; seeks; shape; showcase; showcases; significance; straightforward; strive; strives; support; symphony; tailor; tapestries; tapestry; tempest; testament; testaments; timeless; timelessness; tireless; toolkit; transcend; transcendence; transcendent; transcends; transformative; underlies; underline; underlines; undermine; undermines; underpin; underscore; underscores; undervalues; unleash; unleashes; unlock; unlocks; unravel; unravels; value; values; vast; versatile; versatility; vibrant; vital; vitalize; vivid; weave; whimsy; wove</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Verbs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aimed; aiming; capturing; confronted; confronting; consider; crafted; curated; deepen; deepened; deepening; delved; delving; drawing; elevated; elevating; elucidated; elucidating; embarked; embarking; embodied; embodying; embraced; embracing; emulated; endeavored; endeavoring; endured; enduring; enhanced; enhancing; enlighten; enlightened; enlightening; ensure; entwined; entwining; espoused; espousing; esteemed; evoked; evoking; evolving; exacerbated; exacerbating; exemplify; exemplifying; explored; exploring; faceted; fostered; fostering; grappled; grappling; groundbreaking; guiding; highlighted; highlighting; illuminated; illuminating; improve; innovated; innovating; inspired; inspiring; interplaying; intertwined; intertwining; multifaceted; navigated; navigating; partaking; pivoted; pivoting; reimagined; reimagining; resonating; revealed; revealing; reverberated; reverberating; revitalize; revolutionize; revolutionized; revolutionizing; seeking; showcased; showcasing; strived; striving; structured; transcended; transcending; underlining; underlying; undermining; underpinning; underscoring; understanding; undervalued; undervaluing; uninspiring; unleashing; unlocking; unraveling; valued; valuing; weaving</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Adjectives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aimless; authentic; commendable; complex; creative; critical; crucial; dynamic; elucidative; elusive; endurable; essential; exemplary; explorational; explorative; grand; indelible; innovative; inspirational; invaluable; meticulous; nonconfrontational; notable; nuanced; powerful; professional; rich; significant; sustainable; underlined; undermined; underpinned; underscored; undervalue; uninspired; unleashed; unlocked; unraveled; valuable; whimsical</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Adverbs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additionally; aimlessly; aptly; creatively; critically; crucially; dynamically; elusively; embracingly; endurably; enduringly; indelibly; insightfully; insignificantly; intricately; invaluably; mere; merely; meticulously; notably; pivotally; poignantly; powerfully; profoundly; relentlessly; seamlessly; significantly; successfully; timelessly; tirelessly; underly; vibrantly; vividly; woven</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Phrases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 xml:space="preserve">about the potential; additionally , we; advancements; adversity; advocate for; ai language; ai language model; amidst; any potential; anyone looking; anyone looking for; anyone with information; appreciation for; are committed; are committed to; are urging; as a reminder; as an ai; as the days; as we verb the topic; been met; been met with; best regards; bustling; can help to; can vary; captivating; cautionary tale; challenges; commitment to; complexities; connect with; consult with; could n't help; could n't shake; crucial for; crucial role; crucial role in; dedication; dedication to; deeper understanding; despite these; email finds; email finds you; emphasizing; enduring; enigmatic; explores; expressed his; expressed their; expressing their; factors , including; feel a sense; felt a sense; financial advisor; findings suggest; finds you; finds you well; for greater; for individuals; for understanding; from that day; further research; future generations; generations to; genetic disorder; glimpse into; grateful for; gratitude for; groundbreaking; has expressed; has shaped the; has sparked; have expressed; have important; heart pounding; help but feel; help but wonder; here are some; high-quality; highlights the importance; his legacy; hope this email; human spirit; i hope this; implications; implications for; important implications; important implications for; important to note; in a world of/where; in conclusion; in shaping; in summary; incident has; individuals to; insights; insights into; interplay between; intricate; is a complex; is a draft; is a reminder; is a testament; is crucial for; is sure to; it 's important; it is essential; it remains to; </w:t>
      </w:r>
      <w:r w:rsidRPr="00771782">
        <w:rPr>
          <w:rFonts w:ascii="Times New Roman" w:hAnsi="Times New Roman" w:cs="Times New Roman"/>
          <w:sz w:val="24"/>
          <w:szCs w:val="24"/>
        </w:rPr>
        <w:lastRenderedPageBreak/>
        <w:t>its potential; it’s crucial to; it’s important to note; it’s not about ___ it’s about ___; knew that he; knew that i; knew that she; knew that they; known for his; known for its; language model; lay ahead; manage topic issues/problems; meticulously; model , i; n't shake; natural world; navigate; nestled; new insights; new insights into; newfound; news article; not only ___ but also; our findings; our understanding; overall , i; overall , this; packs a punch/brings a punch; paper presents; paragraph; paragraph 1; paragraph 2; paving the way; perseverance; personal growth; personalized; potential applications; pounding in; prioritize; provide valuable; provide valuable insights; quality of life; raised concerns about; rare genetic; relentless; remember that; reminder; resilience; results provide; rich history; said , his; sense of peace; sense of purpose; serves as; several reasons; shake the feeling; shaping; shed light; shed light on; showcasing; significant impact; significant impact on; significant role; significant role in; simple yet ___; societal; solace; solace in; standout; stark reminder; step-by-step; storytelling; stumbled upon; such as; sustainability; tapestry; testament; testament to; the effects of; the rise of; their understanding of; these challenges; they idenified patterns; thick with; this email; this email finds; this paper presents; thought-provoking; timeless; tirelessly; tirelessly to; title : ``; to anyone looking; to consult; to consult with; to form the; to inspire; to mitigate the risk; to navigate; to the power; turn of events; underscores; unease; unwavering; unyielding; valuable insights; valuable insights into; vibrant; was known for; wash over; weaving; well-being; when it comes to topic; which can lead; with a sense; world around; you well</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Phrasing Patterns</w:t>
      </w:r>
    </w:p>
    <w:p w:rsidR="00771782" w:rsidRPr="00771782" w:rsidRDefault="00771782" w:rsidP="00BD7E7B">
      <w:pPr>
        <w:numPr>
          <w:ilvl w:val="0"/>
          <w:numId w:val="71"/>
        </w:numPr>
        <w:rPr>
          <w:rFonts w:ascii="Times New Roman" w:hAnsi="Times New Roman" w:cs="Times New Roman"/>
          <w:sz w:val="24"/>
          <w:szCs w:val="24"/>
        </w:rPr>
      </w:pPr>
      <w:r w:rsidRPr="00771782">
        <w:rPr>
          <w:rFonts w:ascii="Times New Roman" w:hAnsi="Times New Roman" w:cs="Times New Roman"/>
          <w:sz w:val="24"/>
          <w:szCs w:val="24"/>
        </w:rPr>
        <w:t>Lots of complex clauses, sentences are monotonous and do not vary much in length or style, rather than human text, which uses a variety of different phrasing patterns</w:t>
      </w:r>
    </w:p>
    <w:p w:rsidR="00771782" w:rsidRPr="00771782" w:rsidRDefault="00771782" w:rsidP="00BD7E7B">
      <w:pPr>
        <w:numPr>
          <w:ilvl w:val="0"/>
          <w:numId w:val="71"/>
        </w:numPr>
        <w:rPr>
          <w:rFonts w:ascii="Times New Roman" w:hAnsi="Times New Roman" w:cs="Times New Roman"/>
          <w:sz w:val="24"/>
          <w:szCs w:val="24"/>
        </w:rPr>
      </w:pPr>
      <w:r w:rsidRPr="00771782">
        <w:rPr>
          <w:rFonts w:ascii="Times New Roman" w:hAnsi="Times New Roman" w:cs="Times New Roman"/>
          <w:sz w:val="24"/>
          <w:szCs w:val="24"/>
        </w:rPr>
        <w:t>Human writing uses a mix of simple and complex sentences, and even expert-level writers will sometimes use grammatical patterns that aren’t “by the book perfect” or mess up a tense or preposition here and there.</w:t>
      </w:r>
    </w:p>
    <w:p w:rsidR="00771782" w:rsidRPr="00771782" w:rsidRDefault="00771782" w:rsidP="00BD7E7B">
      <w:pPr>
        <w:numPr>
          <w:ilvl w:val="0"/>
          <w:numId w:val="71"/>
        </w:numPr>
        <w:rPr>
          <w:rFonts w:ascii="Times New Roman" w:hAnsi="Times New Roman" w:cs="Times New Roman"/>
          <w:sz w:val="24"/>
          <w:szCs w:val="24"/>
        </w:rPr>
      </w:pPr>
      <w:r w:rsidRPr="00771782">
        <w:rPr>
          <w:rFonts w:ascii="Times New Roman" w:hAnsi="Times New Roman" w:cs="Times New Roman"/>
          <w:sz w:val="24"/>
          <w:szCs w:val="24"/>
        </w:rPr>
        <w:t>AI uses em dashes — often as a way to add explanatory clauses or dramatic pauses</w:t>
      </w:r>
    </w:p>
    <w:p w:rsidR="00771782" w:rsidRPr="00771782" w:rsidRDefault="00771782" w:rsidP="00BD7E7B">
      <w:pPr>
        <w:numPr>
          <w:ilvl w:val="0"/>
          <w:numId w:val="71"/>
        </w:numPr>
        <w:rPr>
          <w:rFonts w:ascii="Times New Roman" w:hAnsi="Times New Roman" w:cs="Times New Roman"/>
          <w:sz w:val="24"/>
          <w:szCs w:val="24"/>
        </w:rPr>
      </w:pPr>
      <w:r w:rsidRPr="00771782">
        <w:rPr>
          <w:rFonts w:ascii="Times New Roman" w:hAnsi="Times New Roman" w:cs="Times New Roman"/>
          <w:sz w:val="24"/>
          <w:szCs w:val="24"/>
        </w:rPr>
        <w:t>AI does not often use semicolons, parentheses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Spelling and Grammar</w:t>
      </w:r>
    </w:p>
    <w:p w:rsidR="00771782" w:rsidRPr="00771782" w:rsidRDefault="00771782" w:rsidP="00BD7E7B">
      <w:pPr>
        <w:numPr>
          <w:ilvl w:val="0"/>
          <w:numId w:val="72"/>
        </w:numPr>
        <w:rPr>
          <w:rFonts w:ascii="Times New Roman" w:hAnsi="Times New Roman" w:cs="Times New Roman"/>
          <w:sz w:val="24"/>
          <w:szCs w:val="24"/>
        </w:rPr>
      </w:pPr>
      <w:r w:rsidRPr="00771782">
        <w:rPr>
          <w:rFonts w:ascii="Times New Roman" w:hAnsi="Times New Roman" w:cs="Times New Roman"/>
          <w:sz w:val="24"/>
          <w:szCs w:val="24"/>
        </w:rPr>
        <w:t>AI uses American English spelling</w:t>
      </w:r>
    </w:p>
    <w:p w:rsidR="00771782" w:rsidRPr="00771782" w:rsidRDefault="00771782" w:rsidP="00BD7E7B">
      <w:pPr>
        <w:numPr>
          <w:ilvl w:val="0"/>
          <w:numId w:val="72"/>
        </w:numPr>
        <w:rPr>
          <w:rFonts w:ascii="Times New Roman" w:hAnsi="Times New Roman" w:cs="Times New Roman"/>
          <w:sz w:val="24"/>
          <w:szCs w:val="24"/>
        </w:rPr>
      </w:pPr>
      <w:r w:rsidRPr="00771782">
        <w:rPr>
          <w:rFonts w:ascii="Times New Roman" w:hAnsi="Times New Roman" w:cs="Times New Roman"/>
          <w:sz w:val="24"/>
          <w:szCs w:val="24"/>
        </w:rPr>
        <w:t>It is very rare for AI to make spelling errors, unless it is directly prompted to do so</w:t>
      </w:r>
    </w:p>
    <w:p w:rsidR="00771782" w:rsidRPr="00771782" w:rsidRDefault="00771782" w:rsidP="00BD7E7B">
      <w:pPr>
        <w:numPr>
          <w:ilvl w:val="0"/>
          <w:numId w:val="72"/>
        </w:numPr>
        <w:rPr>
          <w:rFonts w:ascii="Times New Roman" w:hAnsi="Times New Roman" w:cs="Times New Roman"/>
          <w:sz w:val="24"/>
          <w:szCs w:val="24"/>
        </w:rPr>
      </w:pPr>
      <w:r w:rsidRPr="00771782">
        <w:rPr>
          <w:rFonts w:ascii="Times New Roman" w:hAnsi="Times New Roman" w:cs="Times New Roman"/>
          <w:sz w:val="24"/>
          <w:szCs w:val="24"/>
        </w:rPr>
        <w:t>Rarely uses contractions like "we've"</w:t>
      </w:r>
    </w:p>
    <w:p w:rsidR="00771782" w:rsidRPr="00771782" w:rsidRDefault="00771782" w:rsidP="00BD7E7B">
      <w:pPr>
        <w:numPr>
          <w:ilvl w:val="0"/>
          <w:numId w:val="72"/>
        </w:numPr>
        <w:rPr>
          <w:rFonts w:ascii="Times New Roman" w:hAnsi="Times New Roman" w:cs="Times New Roman"/>
          <w:sz w:val="24"/>
          <w:szCs w:val="24"/>
        </w:rPr>
      </w:pPr>
      <w:r w:rsidRPr="00771782">
        <w:rPr>
          <w:rFonts w:ascii="Times New Roman" w:hAnsi="Times New Roman" w:cs="Times New Roman"/>
          <w:sz w:val="24"/>
          <w:szCs w:val="24"/>
        </w:rPr>
        <w:t>"Perfect" grammar: avoids fragment, run-ons, starting sentences with "And" or "But"</w:t>
      </w:r>
    </w:p>
    <w:p w:rsidR="00771782" w:rsidRPr="00771782" w:rsidRDefault="00771782" w:rsidP="00BD7E7B">
      <w:pPr>
        <w:numPr>
          <w:ilvl w:val="0"/>
          <w:numId w:val="72"/>
        </w:numPr>
        <w:rPr>
          <w:rFonts w:ascii="Times New Roman" w:hAnsi="Times New Roman" w:cs="Times New Roman"/>
          <w:sz w:val="24"/>
          <w:szCs w:val="24"/>
        </w:rPr>
      </w:pPr>
      <w:r w:rsidRPr="00771782">
        <w:rPr>
          <w:rFonts w:ascii="Times New Roman" w:hAnsi="Times New Roman" w:cs="Times New Roman"/>
          <w:sz w:val="24"/>
          <w:szCs w:val="24"/>
        </w:rPr>
        <w:t>AI uses Oxford commas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Organization and Structure</w:t>
      </w:r>
    </w:p>
    <w:p w:rsidR="00771782" w:rsidRPr="00771782" w:rsidRDefault="00771782" w:rsidP="00BD7E7B">
      <w:pPr>
        <w:numPr>
          <w:ilvl w:val="0"/>
          <w:numId w:val="73"/>
        </w:numPr>
        <w:rPr>
          <w:rFonts w:ascii="Times New Roman" w:hAnsi="Times New Roman" w:cs="Times New Roman"/>
          <w:sz w:val="24"/>
          <w:szCs w:val="24"/>
        </w:rPr>
      </w:pPr>
      <w:r w:rsidRPr="00771782">
        <w:rPr>
          <w:rFonts w:ascii="Times New Roman" w:hAnsi="Times New Roman" w:cs="Times New Roman"/>
          <w:sz w:val="24"/>
          <w:szCs w:val="24"/>
        </w:rPr>
        <w:t>AI writing generally likes to use very organized paragraphs that are all about the same length and list-like structures. Sometimes bullet point lists show up in the middle of the essay which rarely happens in formal human writing. AI-generated essays usually have a very neat introduction and conclusion, and the conclusion is often very long, starts with “Overall,” or “In Conclusion”, or “In summary”, and repeats most of what was already written.</w:t>
      </w:r>
    </w:p>
    <w:p w:rsidR="00771782" w:rsidRPr="00771782" w:rsidRDefault="00771782" w:rsidP="00BD7E7B">
      <w:pPr>
        <w:numPr>
          <w:ilvl w:val="0"/>
          <w:numId w:val="73"/>
        </w:numPr>
        <w:rPr>
          <w:rFonts w:ascii="Times New Roman" w:hAnsi="Times New Roman" w:cs="Times New Roman"/>
          <w:sz w:val="24"/>
          <w:szCs w:val="24"/>
        </w:rPr>
      </w:pPr>
      <w:r w:rsidRPr="00771782">
        <w:rPr>
          <w:rFonts w:ascii="Times New Roman" w:hAnsi="Times New Roman" w:cs="Times New Roman"/>
          <w:sz w:val="24"/>
          <w:szCs w:val="24"/>
        </w:rPr>
        <w:t>Human writing contains a variety of structures and organizations and paragraph length is more varied. Conclusions tend to be shorter.</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Purpose and Intent</w:t>
      </w:r>
    </w:p>
    <w:p w:rsidR="00771782" w:rsidRPr="00771782" w:rsidRDefault="00771782" w:rsidP="00BD7E7B">
      <w:pPr>
        <w:numPr>
          <w:ilvl w:val="0"/>
          <w:numId w:val="74"/>
        </w:numPr>
        <w:rPr>
          <w:rFonts w:ascii="Times New Roman" w:hAnsi="Times New Roman" w:cs="Times New Roman"/>
          <w:sz w:val="24"/>
          <w:szCs w:val="24"/>
        </w:rPr>
      </w:pPr>
      <w:r w:rsidRPr="00771782">
        <w:rPr>
          <w:rFonts w:ascii="Times New Roman" w:hAnsi="Times New Roman" w:cs="Times New Roman"/>
          <w:sz w:val="24"/>
          <w:szCs w:val="24"/>
        </w:rPr>
        <w:t>Because AI is trained to be assistive and people-pleasing, AI tends to write essays that could fit a wide variety of possible prompts and instructions, to avoid being irrelevant or off-topic. As a result, the writing is usually very vague and full of generalities.</w:t>
      </w:r>
    </w:p>
    <w:p w:rsidR="00771782" w:rsidRPr="00771782" w:rsidRDefault="00771782" w:rsidP="00BD7E7B">
      <w:pPr>
        <w:numPr>
          <w:ilvl w:val="0"/>
          <w:numId w:val="74"/>
        </w:numPr>
        <w:rPr>
          <w:rFonts w:ascii="Times New Roman" w:hAnsi="Times New Roman" w:cs="Times New Roman"/>
          <w:sz w:val="24"/>
          <w:szCs w:val="24"/>
        </w:rPr>
      </w:pPr>
      <w:r w:rsidRPr="00771782">
        <w:rPr>
          <w:rFonts w:ascii="Times New Roman" w:hAnsi="Times New Roman" w:cs="Times New Roman"/>
          <w:sz w:val="24"/>
          <w:szCs w:val="24"/>
        </w:rPr>
        <w:t>Human writing is generally more aligned to the particular assignment or prompt that is given to them.</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lastRenderedPageBreak/>
        <w:t>Tone</w:t>
      </w:r>
    </w:p>
    <w:p w:rsidR="00771782" w:rsidRPr="00771782" w:rsidRDefault="00771782" w:rsidP="00BD7E7B">
      <w:pPr>
        <w:numPr>
          <w:ilvl w:val="0"/>
          <w:numId w:val="75"/>
        </w:numPr>
        <w:rPr>
          <w:rFonts w:ascii="Times New Roman" w:hAnsi="Times New Roman" w:cs="Times New Roman"/>
          <w:sz w:val="24"/>
          <w:szCs w:val="24"/>
        </w:rPr>
      </w:pPr>
      <w:r w:rsidRPr="00771782">
        <w:rPr>
          <w:rFonts w:ascii="Times New Roman" w:hAnsi="Times New Roman" w:cs="Times New Roman"/>
          <w:sz w:val="24"/>
          <w:szCs w:val="24"/>
        </w:rPr>
        <w:t>AI generated text writes in an extremely formal tone unless it instructed not to. It also tends to be overly positive, and avoid criticizing particular viewpoints or opinions.</w:t>
      </w:r>
    </w:p>
    <w:p w:rsidR="00771782" w:rsidRPr="00771782" w:rsidRDefault="00771782" w:rsidP="00BD7E7B">
      <w:pPr>
        <w:numPr>
          <w:ilvl w:val="0"/>
          <w:numId w:val="75"/>
        </w:numPr>
        <w:rPr>
          <w:rFonts w:ascii="Times New Roman" w:hAnsi="Times New Roman" w:cs="Times New Roman"/>
          <w:sz w:val="24"/>
          <w:szCs w:val="24"/>
        </w:rPr>
      </w:pPr>
      <w:r w:rsidRPr="00771782">
        <w:rPr>
          <w:rFonts w:ascii="Times New Roman" w:hAnsi="Times New Roman" w:cs="Times New Roman"/>
          <w:sz w:val="24"/>
          <w:szCs w:val="24"/>
        </w:rPr>
        <w:t>AI often exhibits earnestness, specifically pointing out evidence that it is being helpful.</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Creativity and Originality</w:t>
      </w:r>
    </w:p>
    <w:p w:rsidR="00771782" w:rsidRPr="00771782" w:rsidRDefault="00771782" w:rsidP="00BD7E7B">
      <w:pPr>
        <w:numPr>
          <w:ilvl w:val="0"/>
          <w:numId w:val="76"/>
        </w:numPr>
        <w:rPr>
          <w:rFonts w:ascii="Times New Roman" w:hAnsi="Times New Roman" w:cs="Times New Roman"/>
          <w:sz w:val="24"/>
          <w:szCs w:val="24"/>
        </w:rPr>
      </w:pPr>
      <w:r w:rsidRPr="00771782">
        <w:rPr>
          <w:rFonts w:ascii="Times New Roman" w:hAnsi="Times New Roman" w:cs="Times New Roman"/>
          <w:sz w:val="24"/>
          <w:szCs w:val="24"/>
        </w:rPr>
        <w:t>Because AI merely replicates patterns in its training set, AI is unable to produce any creative or original thoughts. It simply parrots thoughts that it has already been exposed to during its training process.</w:t>
      </w:r>
    </w:p>
    <w:p w:rsidR="00771782" w:rsidRPr="00771782" w:rsidRDefault="00771782" w:rsidP="00BD7E7B">
      <w:pPr>
        <w:numPr>
          <w:ilvl w:val="0"/>
          <w:numId w:val="76"/>
        </w:numPr>
        <w:rPr>
          <w:rFonts w:ascii="Times New Roman" w:hAnsi="Times New Roman" w:cs="Times New Roman"/>
          <w:sz w:val="24"/>
          <w:szCs w:val="24"/>
        </w:rPr>
      </w:pPr>
      <w:r w:rsidRPr="00771782">
        <w:rPr>
          <w:rFonts w:ascii="Times New Roman" w:hAnsi="Times New Roman" w:cs="Times New Roman"/>
          <w:sz w:val="24"/>
          <w:szCs w:val="24"/>
        </w:rPr>
        <w:t>AI also reflects the political views and biases of its creators.</w:t>
      </w:r>
    </w:p>
    <w:p w:rsidR="00771782" w:rsidRPr="00771782" w:rsidRDefault="00771782" w:rsidP="00BD7E7B">
      <w:pPr>
        <w:numPr>
          <w:ilvl w:val="0"/>
          <w:numId w:val="76"/>
        </w:numPr>
        <w:rPr>
          <w:rFonts w:ascii="Times New Roman" w:hAnsi="Times New Roman" w:cs="Times New Roman"/>
          <w:sz w:val="24"/>
          <w:szCs w:val="24"/>
        </w:rPr>
      </w:pPr>
      <w:r w:rsidRPr="00771782">
        <w:rPr>
          <w:rFonts w:ascii="Times New Roman" w:hAnsi="Times New Roman" w:cs="Times New Roman"/>
          <w:sz w:val="24"/>
          <w:szCs w:val="24"/>
        </w:rPr>
        <w:t>On the other hand, on many topics, the AI aggregates so many sources of text and information that it has no clear perspective or point of view: it aggregates so many perspectives that it has none itself.</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Specificity</w:t>
      </w:r>
    </w:p>
    <w:p w:rsidR="00771782" w:rsidRPr="00771782" w:rsidRDefault="00771782" w:rsidP="00BD7E7B">
      <w:pPr>
        <w:numPr>
          <w:ilvl w:val="0"/>
          <w:numId w:val="77"/>
        </w:numPr>
        <w:rPr>
          <w:rFonts w:ascii="Times New Roman" w:hAnsi="Times New Roman" w:cs="Times New Roman"/>
          <w:sz w:val="24"/>
          <w:szCs w:val="24"/>
        </w:rPr>
      </w:pPr>
      <w:r w:rsidRPr="00771782">
        <w:rPr>
          <w:rFonts w:ascii="Times New Roman" w:hAnsi="Times New Roman" w:cs="Times New Roman"/>
          <w:sz w:val="24"/>
          <w:szCs w:val="24"/>
        </w:rPr>
        <w:t>AI does not create specific details when writing creatively, and tries extremely hard to avoid proper nouns</w:t>
      </w:r>
    </w:p>
    <w:p w:rsidR="00771782" w:rsidRPr="00771782" w:rsidRDefault="00771782" w:rsidP="00BD7E7B">
      <w:pPr>
        <w:numPr>
          <w:ilvl w:val="0"/>
          <w:numId w:val="77"/>
        </w:numPr>
        <w:rPr>
          <w:rFonts w:ascii="Times New Roman" w:hAnsi="Times New Roman" w:cs="Times New Roman"/>
          <w:sz w:val="24"/>
          <w:szCs w:val="24"/>
        </w:rPr>
      </w:pPr>
      <w:r w:rsidRPr="00771782">
        <w:rPr>
          <w:rFonts w:ascii="Times New Roman" w:hAnsi="Times New Roman" w:cs="Times New Roman"/>
          <w:sz w:val="24"/>
          <w:szCs w:val="24"/>
        </w:rPr>
        <w:t>When forced to say a proper noun, AI will default to the most generic, common proper noun possible</w:t>
      </w:r>
    </w:p>
    <w:p w:rsidR="00771782" w:rsidRPr="00771782" w:rsidRDefault="00771782" w:rsidP="00BD7E7B">
      <w:pPr>
        <w:numPr>
          <w:ilvl w:val="0"/>
          <w:numId w:val="77"/>
        </w:numPr>
        <w:rPr>
          <w:rFonts w:ascii="Times New Roman" w:hAnsi="Times New Roman" w:cs="Times New Roman"/>
          <w:sz w:val="24"/>
          <w:szCs w:val="24"/>
        </w:rPr>
      </w:pPr>
      <w:r w:rsidRPr="00771782">
        <w:rPr>
          <w:rFonts w:ascii="Times New Roman" w:hAnsi="Times New Roman" w:cs="Times New Roman"/>
          <w:sz w:val="24"/>
          <w:szCs w:val="24"/>
        </w:rPr>
        <w:t>“AI Names” are a thing: 60-70% of names in AI-generated articles from ChatGPT and Claude are either “Emily” or “Sarah”</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Reflection and Metacognition</w:t>
      </w:r>
    </w:p>
    <w:p w:rsidR="00771782" w:rsidRPr="00771782" w:rsidRDefault="00771782" w:rsidP="00BD7E7B">
      <w:pPr>
        <w:numPr>
          <w:ilvl w:val="0"/>
          <w:numId w:val="78"/>
        </w:numPr>
        <w:rPr>
          <w:rFonts w:ascii="Times New Roman" w:hAnsi="Times New Roman" w:cs="Times New Roman"/>
          <w:sz w:val="24"/>
          <w:szCs w:val="24"/>
        </w:rPr>
      </w:pPr>
      <w:r w:rsidRPr="00771782">
        <w:rPr>
          <w:rFonts w:ascii="Times New Roman" w:hAnsi="Times New Roman" w:cs="Times New Roman"/>
          <w:sz w:val="24"/>
          <w:szCs w:val="24"/>
        </w:rPr>
        <w:t>AI is very bad at reflecting and relating the writing to personal experiences… because it has no personal experiences that it can relate to!</w:t>
      </w:r>
    </w:p>
    <w:p w:rsidR="00771782" w:rsidRPr="00771782" w:rsidRDefault="00771782" w:rsidP="00BD7E7B">
      <w:pPr>
        <w:numPr>
          <w:ilvl w:val="0"/>
          <w:numId w:val="78"/>
        </w:numPr>
        <w:rPr>
          <w:rFonts w:ascii="Times New Roman" w:hAnsi="Times New Roman" w:cs="Times New Roman"/>
          <w:sz w:val="24"/>
          <w:szCs w:val="24"/>
        </w:rPr>
      </w:pPr>
      <w:r w:rsidRPr="00771782">
        <w:rPr>
          <w:rFonts w:ascii="Times New Roman" w:hAnsi="Times New Roman" w:cs="Times New Roman"/>
          <w:sz w:val="24"/>
          <w:szCs w:val="24"/>
        </w:rPr>
        <w:t>AI can also not reflect upon its own writing process because it simply is a machine: there is no equivalent “writing process” that it follows</w:t>
      </w:r>
    </w:p>
    <w:p w:rsidR="00771782" w:rsidRPr="00771782" w:rsidRDefault="00771782" w:rsidP="00BD7E7B">
      <w:pPr>
        <w:numPr>
          <w:ilvl w:val="0"/>
          <w:numId w:val="78"/>
        </w:numPr>
        <w:rPr>
          <w:rFonts w:ascii="Times New Roman" w:hAnsi="Times New Roman" w:cs="Times New Roman"/>
          <w:sz w:val="24"/>
          <w:szCs w:val="24"/>
        </w:rPr>
      </w:pPr>
      <w:r w:rsidRPr="00771782">
        <w:rPr>
          <w:rFonts w:ascii="Times New Roman" w:hAnsi="Times New Roman" w:cs="Times New Roman"/>
          <w:sz w:val="24"/>
          <w:szCs w:val="24"/>
        </w:rPr>
        <w:t>Human writing (can) show the unique voice and personal experience of its author.</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Repetition</w:t>
      </w:r>
    </w:p>
    <w:p w:rsidR="00771782" w:rsidRPr="00771782" w:rsidRDefault="00771782" w:rsidP="00BD7E7B">
      <w:pPr>
        <w:numPr>
          <w:ilvl w:val="0"/>
          <w:numId w:val="79"/>
        </w:numPr>
        <w:rPr>
          <w:rFonts w:ascii="Times New Roman" w:hAnsi="Times New Roman" w:cs="Times New Roman"/>
          <w:sz w:val="24"/>
          <w:szCs w:val="24"/>
        </w:rPr>
      </w:pPr>
      <w:r w:rsidRPr="00771782">
        <w:rPr>
          <w:rFonts w:ascii="Times New Roman" w:hAnsi="Times New Roman" w:cs="Times New Roman"/>
          <w:sz w:val="24"/>
          <w:szCs w:val="24"/>
        </w:rPr>
        <w:t>AI often repeats itself, especially in the conclusions</w:t>
      </w:r>
    </w:p>
    <w:p w:rsidR="00771782" w:rsidRPr="00771782" w:rsidRDefault="00771782" w:rsidP="00BD7E7B">
      <w:pPr>
        <w:numPr>
          <w:ilvl w:val="0"/>
          <w:numId w:val="79"/>
        </w:numPr>
        <w:rPr>
          <w:rFonts w:ascii="Times New Roman" w:hAnsi="Times New Roman" w:cs="Times New Roman"/>
          <w:sz w:val="24"/>
          <w:szCs w:val="24"/>
        </w:rPr>
      </w:pPr>
      <w:r w:rsidRPr="00771782">
        <w:rPr>
          <w:rFonts w:ascii="Times New Roman" w:hAnsi="Times New Roman" w:cs="Times New Roman"/>
          <w:sz w:val="24"/>
          <w:szCs w:val="24"/>
        </w:rPr>
        <w:t>AI will often repeat the prompt back to the user, to make sure it is following instructions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Abrupt shifts in style and tone</w:t>
      </w:r>
    </w:p>
    <w:p w:rsidR="00771782" w:rsidRPr="00771782" w:rsidRDefault="00771782" w:rsidP="00BD7E7B">
      <w:pPr>
        <w:numPr>
          <w:ilvl w:val="0"/>
          <w:numId w:val="80"/>
        </w:numPr>
        <w:rPr>
          <w:rFonts w:ascii="Times New Roman" w:hAnsi="Times New Roman" w:cs="Times New Roman"/>
          <w:sz w:val="24"/>
          <w:szCs w:val="24"/>
        </w:rPr>
      </w:pPr>
      <w:r w:rsidRPr="00771782">
        <w:rPr>
          <w:rFonts w:ascii="Times New Roman" w:hAnsi="Times New Roman" w:cs="Times New Roman"/>
          <w:sz w:val="24"/>
          <w:szCs w:val="24"/>
        </w:rPr>
        <w:t>In cases where human writing is mixed with AI writing, there are often abrupt shifts in the style and the tone where the human text becomes AI or vice versa.</w:t>
      </w:r>
    </w:p>
    <w:p w:rsidR="00771782" w:rsidRDefault="00771782">
      <w:pPr>
        <w:rPr>
          <w:rFonts w:ascii="Times New Roman" w:hAnsi="Times New Roman" w:cs="Times New Roman"/>
          <w:sz w:val="24"/>
          <w:szCs w:val="24"/>
        </w:rPr>
      </w:pPr>
    </w:p>
    <w:p w:rsidR="00771782" w:rsidRDefault="00771782">
      <w:pPr>
        <w:rPr>
          <w:rFonts w:ascii="Times New Roman" w:hAnsi="Times New Roman" w:cs="Times New Roman"/>
          <w:sz w:val="24"/>
          <w:szCs w:val="24"/>
        </w:rPr>
      </w:pP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sz w:val="24"/>
          <w:szCs w:val="24"/>
        </w:rPr>
        <w:t>So here's some tips and tricks to spot some potential AI-generated text: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 Look for frequent use of words like “the,” “it,” and “its.”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 Absence of typos—AI text is often too perfect.</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 Conclusionary statements that neatly sum up paragraphs.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 Overly verbose or padded writing.</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 False or fabricated information and sources.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lastRenderedPageBreak/>
        <w:t>• A tone more advanced than the writer’s usual submissions.</w:t>
      </w:r>
    </w:p>
    <w:p w:rsidR="00771782" w:rsidRPr="00771782" w:rsidRDefault="00771782" w:rsidP="00771782">
      <w:pPr>
        <w:rPr>
          <w:rFonts w:ascii="Times New Roman" w:hAnsi="Times New Roman" w:cs="Times New Roman"/>
          <w:sz w:val="24"/>
          <w:szCs w:val="24"/>
        </w:rPr>
      </w:pPr>
      <w:r w:rsidRPr="00771782">
        <w:rPr>
          <w:rFonts w:ascii="Times New Roman" w:hAnsi="Times New Roman" w:cs="Times New Roman"/>
          <w:b/>
          <w:bCs/>
          <w:sz w:val="24"/>
          <w:szCs w:val="24"/>
        </w:rPr>
        <w:t>• Repetitive phrasing or oddly polished grammar.</w:t>
      </w:r>
    </w:p>
    <w:p w:rsidR="00771782" w:rsidRDefault="00771782">
      <w:pPr>
        <w:rPr>
          <w:rFonts w:ascii="Times New Roman" w:hAnsi="Times New Roman" w:cs="Times New Roman"/>
          <w:sz w:val="24"/>
          <w:szCs w:val="24"/>
        </w:rPr>
      </w:pPr>
    </w:p>
    <w:p w:rsidR="00771782" w:rsidRDefault="00771782">
      <w:pPr>
        <w:rPr>
          <w:rFonts w:ascii="Times New Roman" w:hAnsi="Times New Roman" w:cs="Times New Roman"/>
          <w:sz w:val="24"/>
          <w:szCs w:val="24"/>
        </w:rPr>
      </w:pPr>
    </w:p>
    <w:p w:rsidR="00740474" w:rsidRDefault="00740474" w:rsidP="00740474">
      <w:pPr>
        <w:rPr>
          <w:rFonts w:ascii="Times New Roman" w:hAnsi="Times New Roman" w:cs="Times New Roman"/>
          <w:b/>
          <w:sz w:val="44"/>
          <w:szCs w:val="44"/>
        </w:rPr>
      </w:pPr>
      <w:r w:rsidRPr="00740474">
        <w:rPr>
          <w:rFonts w:ascii="Times New Roman" w:hAnsi="Times New Roman" w:cs="Times New Roman"/>
          <w:b/>
          <w:sz w:val="44"/>
          <w:szCs w:val="44"/>
        </w:rPr>
        <w:t>How to detect AI writing. Part I</w:t>
      </w:r>
      <w:r>
        <w:rPr>
          <w:rFonts w:ascii="Times New Roman" w:hAnsi="Times New Roman" w:cs="Times New Roman"/>
          <w:b/>
          <w:sz w:val="44"/>
          <w:szCs w:val="44"/>
        </w:rPr>
        <w:t>I</w:t>
      </w:r>
    </w:p>
    <w:p w:rsidR="00740474" w:rsidRDefault="00740474" w:rsidP="00740474">
      <w:pPr>
        <w:rPr>
          <w:rFonts w:ascii="Times New Roman" w:hAnsi="Times New Roman" w:cs="Times New Roman"/>
          <w:sz w:val="24"/>
          <w:szCs w:val="24"/>
        </w:rPr>
      </w:pP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225" w:line="240" w:lineRule="auto"/>
        <w:outlineLvl w:val="0"/>
        <w:rPr>
          <w:rFonts w:ascii="Times New Roman" w:eastAsia="Times New Roman" w:hAnsi="Times New Roman" w:cs="Times New Roman"/>
          <w:b/>
          <w:bCs/>
          <w:color w:val="111827"/>
          <w:kern w:val="36"/>
          <w:sz w:val="45"/>
          <w:szCs w:val="45"/>
        </w:rPr>
      </w:pPr>
      <w:r w:rsidRPr="00363904">
        <w:rPr>
          <w:rFonts w:ascii="Times New Roman" w:eastAsia="Times New Roman" w:hAnsi="Times New Roman" w:cs="Times New Roman"/>
          <w:b/>
          <w:bCs/>
          <w:color w:val="111827"/>
          <w:kern w:val="36"/>
          <w:sz w:val="45"/>
          <w:szCs w:val="45"/>
        </w:rPr>
        <w:t>How to Detect AI-Generated Content: A Practical Guide for Creators</w:t>
      </w:r>
    </w:p>
    <w:p w:rsidR="00740474" w:rsidRPr="00363904" w:rsidRDefault="00740474" w:rsidP="00740474">
      <w:pP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Charlotte Anne</w:t>
      </w:r>
    </w:p>
    <w:p w:rsidR="00740474" w:rsidRPr="00363904" w:rsidRDefault="00740474" w:rsidP="00740474">
      <w:pP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bdr w:val="single" w:sz="2" w:space="0" w:color="E5E7EB" w:frame="1"/>
        </w:rPr>
        <w:t>January 30, 2026</w:t>
      </w:r>
    </w:p>
    <w:p w:rsidR="00740474" w:rsidRPr="00363904" w:rsidRDefault="00740474" w:rsidP="00740474">
      <w:pP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bdr w:val="single" w:sz="2" w:space="0" w:color="E5E7EB" w:frame="1"/>
        </w:rPr>
        <w:t>22 min read</w:t>
      </w:r>
    </w:p>
    <w:p w:rsidR="00740474" w:rsidRPr="00363904" w:rsidRDefault="00740474" w:rsidP="00740474">
      <w:pPr>
        <w:spacing w:after="0" w:line="240" w:lineRule="auto"/>
        <w:rPr>
          <w:rFonts w:ascii="Times New Roman" w:eastAsia="Times New Roman" w:hAnsi="Times New Roman" w:cs="Times New Roman"/>
          <w:color w:val="111827"/>
          <w:sz w:val="15"/>
          <w:szCs w:val="15"/>
        </w:rPr>
      </w:pPr>
      <w:r w:rsidRPr="00363904">
        <w:rPr>
          <w:rFonts w:ascii="Times New Roman" w:eastAsia="Times New Roman" w:hAnsi="Times New Roman" w:cs="Times New Roman"/>
          <w:noProof/>
          <w:color w:val="111827"/>
          <w:sz w:val="15"/>
          <w:szCs w:val="15"/>
        </w:rPr>
        <w:drawing>
          <wp:inline distT="0" distB="0" distL="0" distR="0">
            <wp:extent cx="4594578" cy="2584450"/>
            <wp:effectExtent l="19050" t="0" r="0" b="0"/>
            <wp:docPr id="1" name="Picture 1" descr="How to Detect AI-Generated Content: A Practical Guide for Cre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etect AI-Generated Content: A Practical Guide for Creators"/>
                    <pic:cNvPicPr>
                      <a:picLocks noChangeAspect="1" noChangeArrowheads="1"/>
                    </pic:cNvPicPr>
                  </pic:nvPicPr>
                  <pic:blipFill>
                    <a:blip r:embed="rId599"/>
                    <a:srcRect/>
                    <a:stretch>
                      <a:fillRect/>
                    </a:stretch>
                  </pic:blipFill>
                  <pic:spPr bwMode="auto">
                    <a:xfrm>
                      <a:off x="0" y="0"/>
                      <a:ext cx="4594578" cy="2584450"/>
                    </a:xfrm>
                    <a:prstGeom prst="rect">
                      <a:avLst/>
                    </a:prstGeom>
                    <a:noFill/>
                    <a:ln w="9525">
                      <a:noFill/>
                      <a:miter lim="800000"/>
                      <a:headEnd/>
                      <a:tailEnd/>
                    </a:ln>
                  </pic:spPr>
                </pic:pic>
              </a:graphicData>
            </a:graphic>
          </wp:inline>
        </w:drawing>
      </w:r>
    </w:p>
    <w:p w:rsidR="00740474" w:rsidRPr="00363904" w:rsidRDefault="00740474" w:rsidP="00740474">
      <w:pPr>
        <w:spacing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Discover how to detect ai generated content with practical tips for quick checks and reliable results.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Spotting AI-generated text isn't a dark art; it's a skill you can develop. It's a blend of old-school critical reading and leveraging new-school tech. You start by looking for tells—writing that's a little too perfect or just feels </w:t>
      </w:r>
      <w:r w:rsidRPr="00363904">
        <w:rPr>
          <w:rFonts w:ascii="Times New Roman" w:eastAsia="Times New Roman" w:hAnsi="Times New Roman" w:cs="Times New Roman"/>
          <w:i/>
          <w:iCs/>
          <w:color w:val="111827"/>
          <w:sz w:val="24"/>
          <w:szCs w:val="24"/>
        </w:rPr>
        <w:t>off</w:t>
      </w:r>
      <w:r w:rsidRPr="00363904">
        <w:rPr>
          <w:rFonts w:ascii="Times New Roman" w:eastAsia="Times New Roman" w:hAnsi="Times New Roman" w:cs="Times New Roman"/>
          <w:color w:val="111827"/>
          <w:sz w:val="24"/>
          <w:szCs w:val="24"/>
        </w:rPr>
        <w:t>—and then you use specialized tools to confirm your gut feeling.</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guide is designed for content creators, students, and marketers who use AI tools. We'll give you practical, actionable advice to help you use AI ethically and preserve your authentic voice.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1"/>
        <w:rPr>
          <w:rFonts w:ascii="Times New Roman" w:eastAsia="Times New Roman" w:hAnsi="Times New Roman" w:cs="Times New Roman"/>
          <w:b/>
          <w:bCs/>
          <w:color w:val="111827"/>
          <w:sz w:val="36"/>
          <w:szCs w:val="36"/>
        </w:rPr>
      </w:pPr>
      <w:r w:rsidRPr="00363904">
        <w:rPr>
          <w:rFonts w:ascii="Times New Roman" w:eastAsia="Times New Roman" w:hAnsi="Times New Roman" w:cs="Times New Roman"/>
          <w:b/>
          <w:bCs/>
          <w:color w:val="111827"/>
          <w:sz w:val="36"/>
          <w:szCs w:val="36"/>
        </w:rPr>
        <w:t>Why Bother Detecting AI Content?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AI writing tools are everywhere, and they've fundamentally changed the content game. Figuring out what's written by a person versus a machine is no longer a niche skill. It’s a crucial part of being digitally literate today.</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For content creators and marketers, being able to tell the difference is fundamental to maintaining trust with your audience. An authentic voice is your greatest asset, and you need to protect it.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isn't just a hypothetical problem; it affects almost every industry. Marketers are fighting to keep their brand's voice from being diluted by generic AI copy that doesn't connect with customers. As more platforms, like the best </w:t>
      </w:r>
      <w:hyperlink r:id="rId600" w:history="1">
        <w:r w:rsidRPr="00363904">
          <w:rPr>
            <w:rFonts w:ascii="Times New Roman" w:eastAsia="Times New Roman" w:hAnsi="Times New Roman" w:cs="Times New Roman"/>
            <w:color w:val="0000FF"/>
            <w:sz w:val="24"/>
            <w:szCs w:val="24"/>
            <w:u w:val="single"/>
          </w:rPr>
          <w:t>AI social listening tools</w:t>
        </w:r>
      </w:hyperlink>
      <w:r w:rsidRPr="00363904">
        <w:rPr>
          <w:rFonts w:ascii="Times New Roman" w:eastAsia="Times New Roman" w:hAnsi="Times New Roman" w:cs="Times New Roman"/>
          <w:color w:val="111827"/>
          <w:sz w:val="24"/>
          <w:szCs w:val="24"/>
        </w:rPr>
        <w:t>, build in AI features, spotting machine-generated text is vital for data accuracy.</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A Threat to Academic and Professional Integrity</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Nowhere is this challenge more pressing than in academia. Ever since ChatGPT burst onto the scene in late 2022, originality has become a massive headache for educators and students alike. The numbers from Turnitin, a leading plagiarism detector, are eye-opening. Between 2023 and 2024, they scanned </w:t>
      </w:r>
      <w:r w:rsidRPr="00363904">
        <w:rPr>
          <w:rFonts w:ascii="Times New Roman" w:eastAsia="Times New Roman" w:hAnsi="Times New Roman" w:cs="Times New Roman"/>
          <w:b/>
          <w:bCs/>
          <w:color w:val="111827"/>
          <w:sz w:val="24"/>
          <w:szCs w:val="24"/>
        </w:rPr>
        <w:t>200 million</w:t>
      </w:r>
      <w:r w:rsidRPr="00363904">
        <w:rPr>
          <w:rFonts w:ascii="Times New Roman" w:eastAsia="Times New Roman" w:hAnsi="Times New Roman" w:cs="Times New Roman"/>
          <w:color w:val="111827"/>
          <w:sz w:val="24"/>
          <w:szCs w:val="24"/>
        </w:rPr>
        <w:t> student papers.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lastRenderedPageBreak/>
        <w:t>The findings were shocking. A staggering </w:t>
      </w:r>
      <w:r w:rsidRPr="00363904">
        <w:rPr>
          <w:rFonts w:ascii="Times New Roman" w:eastAsia="Times New Roman" w:hAnsi="Times New Roman" w:cs="Times New Roman"/>
          <w:b/>
          <w:bCs/>
          <w:color w:val="111827"/>
          <w:sz w:val="24"/>
          <w:szCs w:val="24"/>
        </w:rPr>
        <w:t>11%</w:t>
      </w:r>
      <w:r w:rsidRPr="00363904">
        <w:rPr>
          <w:rFonts w:ascii="Times New Roman" w:eastAsia="Times New Roman" w:hAnsi="Times New Roman" w:cs="Times New Roman"/>
          <w:color w:val="111827"/>
          <w:sz w:val="24"/>
          <w:szCs w:val="24"/>
        </w:rPr>
        <w:t> of those papers—that's </w:t>
      </w:r>
      <w:r w:rsidRPr="00363904">
        <w:rPr>
          <w:rFonts w:ascii="Times New Roman" w:eastAsia="Times New Roman" w:hAnsi="Times New Roman" w:cs="Times New Roman"/>
          <w:b/>
          <w:bCs/>
          <w:color w:val="111827"/>
          <w:sz w:val="24"/>
          <w:szCs w:val="24"/>
        </w:rPr>
        <w:t>22 million</w:t>
      </w:r>
      <w:r w:rsidRPr="00363904">
        <w:rPr>
          <w:rFonts w:ascii="Times New Roman" w:eastAsia="Times New Roman" w:hAnsi="Times New Roman" w:cs="Times New Roman"/>
          <w:color w:val="111827"/>
          <w:sz w:val="24"/>
          <w:szCs w:val="24"/>
        </w:rPr>
        <w:t>—had at least </w:t>
      </w:r>
      <w:r w:rsidRPr="00363904">
        <w:rPr>
          <w:rFonts w:ascii="Times New Roman" w:eastAsia="Times New Roman" w:hAnsi="Times New Roman" w:cs="Times New Roman"/>
          <w:b/>
          <w:bCs/>
          <w:color w:val="111827"/>
          <w:sz w:val="24"/>
          <w:szCs w:val="24"/>
        </w:rPr>
        <w:t>20%</w:t>
      </w:r>
      <w:r w:rsidRPr="00363904">
        <w:rPr>
          <w:rFonts w:ascii="Times New Roman" w:eastAsia="Times New Roman" w:hAnsi="Times New Roman" w:cs="Times New Roman"/>
          <w:color w:val="111827"/>
          <w:sz w:val="24"/>
          <w:szCs w:val="24"/>
        </w:rPr>
        <w:t> AI writing. Even more concerning, </w:t>
      </w:r>
      <w:r w:rsidRPr="00363904">
        <w:rPr>
          <w:rFonts w:ascii="Times New Roman" w:eastAsia="Times New Roman" w:hAnsi="Times New Roman" w:cs="Times New Roman"/>
          <w:b/>
          <w:bCs/>
          <w:color w:val="111827"/>
          <w:sz w:val="24"/>
          <w:szCs w:val="24"/>
        </w:rPr>
        <w:t>3%</w:t>
      </w:r>
      <w:r w:rsidRPr="00363904">
        <w:rPr>
          <w:rFonts w:ascii="Times New Roman" w:eastAsia="Times New Roman" w:hAnsi="Times New Roman" w:cs="Times New Roman"/>
          <w:color w:val="111827"/>
          <w:sz w:val="24"/>
          <w:szCs w:val="24"/>
        </w:rPr>
        <w:t> were almost entirely AI, with over </w:t>
      </w:r>
      <w:r w:rsidRPr="00363904">
        <w:rPr>
          <w:rFonts w:ascii="Times New Roman" w:eastAsia="Times New Roman" w:hAnsi="Times New Roman" w:cs="Times New Roman"/>
          <w:b/>
          <w:bCs/>
          <w:color w:val="111827"/>
          <w:sz w:val="24"/>
          <w:szCs w:val="24"/>
        </w:rPr>
        <w:t>80%</w:t>
      </w:r>
      <w:r w:rsidRPr="00363904">
        <w:rPr>
          <w:rFonts w:ascii="Times New Roman" w:eastAsia="Times New Roman" w:hAnsi="Times New Roman" w:cs="Times New Roman"/>
          <w:color w:val="111827"/>
          <w:sz w:val="24"/>
          <w:szCs w:val="24"/>
        </w:rPr>
        <w:t> of the content flagged. This shift forces a hard conversation about what </w:t>
      </w:r>
      <w:hyperlink r:id="rId601" w:history="1">
        <w:r w:rsidRPr="00363904">
          <w:rPr>
            <w:rFonts w:ascii="Times New Roman" w:eastAsia="Times New Roman" w:hAnsi="Times New Roman" w:cs="Times New Roman"/>
            <w:color w:val="0000FF"/>
            <w:sz w:val="24"/>
            <w:szCs w:val="24"/>
            <w:u w:val="single"/>
          </w:rPr>
          <w:t>academic integrity</w:t>
        </w:r>
      </w:hyperlink>
      <w:r w:rsidRPr="00363904">
        <w:rPr>
          <w:rFonts w:ascii="Times New Roman" w:eastAsia="Times New Roman" w:hAnsi="Times New Roman" w:cs="Times New Roman"/>
          <w:color w:val="111827"/>
          <w:sz w:val="24"/>
          <w:szCs w:val="24"/>
        </w:rPr>
        <w:t> means in the age of AI.</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For professionals and creators like you, the stakes are just as high. Authenticity is currency. The moment your audience sniffs out that your content is robotic, you lose them. Your reputation is built on providing a genuine human perspective—something an algorithm can't fake.</w:t>
      </w:r>
    </w:p>
    <w:p w:rsidR="00740474" w:rsidRPr="00363904" w:rsidRDefault="00740474" w:rsidP="00740474">
      <w:pPr>
        <w:spacing w:after="0" w:line="240" w:lineRule="auto"/>
        <w:rPr>
          <w:rFonts w:ascii="Times New Roman" w:eastAsia="Times New Roman" w:hAnsi="Times New Roman" w:cs="Times New Roman"/>
          <w:color w:val="111827"/>
          <w:sz w:val="15"/>
          <w:szCs w:val="15"/>
        </w:rPr>
      </w:pPr>
      <w:r w:rsidRPr="00363904">
        <w:rPr>
          <w:rFonts w:ascii="Times New Roman" w:eastAsia="Times New Roman" w:hAnsi="Times New Roman" w:cs="Times New Roman"/>
          <w:noProof/>
          <w:color w:val="111827"/>
          <w:sz w:val="15"/>
          <w:szCs w:val="15"/>
        </w:rPr>
        <w:drawing>
          <wp:inline distT="0" distB="0" distL="0" distR="0">
            <wp:extent cx="4629150" cy="2645229"/>
            <wp:effectExtent l="19050" t="0" r="0" b="0"/>
            <wp:docPr id="2" name="Picture 2" descr="A flowchart illustrating the AI detection process with three steps: analyze, detect, and ver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flowchart illustrating the AI detection process with three steps: analyze, detect, and verify."/>
                    <pic:cNvPicPr>
                      <a:picLocks noChangeAspect="1" noChangeArrowheads="1"/>
                    </pic:cNvPicPr>
                  </pic:nvPicPr>
                  <pic:blipFill>
                    <a:blip r:embed="rId602"/>
                    <a:srcRect/>
                    <a:stretch>
                      <a:fillRect/>
                    </a:stretch>
                  </pic:blipFill>
                  <pic:spPr bwMode="auto">
                    <a:xfrm>
                      <a:off x="0" y="0"/>
                      <a:ext cx="4629150" cy="2645229"/>
                    </a:xfrm>
                    <a:prstGeom prst="rect">
                      <a:avLst/>
                    </a:prstGeom>
                    <a:noFill/>
                    <a:ln w="9525">
                      <a:noFill/>
                      <a:miter lim="800000"/>
                      <a:headEnd/>
                      <a:tailEnd/>
                    </a:ln>
                  </pic:spPr>
                </pic:pic>
              </a:graphicData>
            </a:graphic>
          </wp:inline>
        </w:drawing>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process really boils down to three core steps: you analyze the text for red flags, use a tool to detect patterns, and then verify the results with your own judgment.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To get started, it's helpful to know the main approaches you can take. This table breaks down the key methods we'll explore.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Quick Guide to Detecting AI Content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487"/>
        <w:gridCol w:w="5596"/>
        <w:gridCol w:w="4443"/>
      </w:tblGrid>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b/>
                <w:bCs/>
                <w:sz w:val="24"/>
                <w:szCs w:val="24"/>
              </w:rPr>
            </w:pPr>
            <w:r w:rsidRPr="00363904">
              <w:rPr>
                <w:rFonts w:ascii="Times New Roman" w:eastAsia="Times New Roman" w:hAnsi="Times New Roman" w:cs="Times New Roman"/>
                <w:b/>
                <w:bCs/>
                <w:sz w:val="24"/>
                <w:szCs w:val="24"/>
              </w:rPr>
              <w:t>Detection Method</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b/>
                <w:bCs/>
                <w:sz w:val="24"/>
                <w:szCs w:val="24"/>
              </w:rPr>
            </w:pPr>
            <w:r w:rsidRPr="00363904">
              <w:rPr>
                <w:rFonts w:ascii="Times New Roman" w:eastAsia="Times New Roman" w:hAnsi="Times New Roman" w:cs="Times New Roman"/>
                <w:b/>
                <w:bCs/>
                <w:sz w:val="24"/>
                <w:szCs w:val="24"/>
              </w:rPr>
              <w:t>What to Look For</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b/>
                <w:bCs/>
                <w:sz w:val="24"/>
                <w:szCs w:val="24"/>
              </w:rPr>
            </w:pPr>
            <w:r w:rsidRPr="00363904">
              <w:rPr>
                <w:rFonts w:ascii="Times New Roman" w:eastAsia="Times New Roman" w:hAnsi="Times New Roman" w:cs="Times New Roman"/>
                <w:b/>
                <w:bCs/>
                <w:sz w:val="24"/>
                <w:szCs w:val="24"/>
              </w:rPr>
              <w:t>Best For</w:t>
            </w:r>
          </w:p>
        </w:tc>
      </w:tr>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b/>
                <w:bCs/>
                <w:sz w:val="24"/>
                <w:szCs w:val="24"/>
              </w:rPr>
              <w:t>Linguistic Analysis</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Unnatural phrasing, repetitive sentence structures, lack of personal voice, overly formal tone.</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Quick manual checks, identifying content that just "feels" off.</w:t>
            </w:r>
          </w:p>
        </w:tc>
      </w:tr>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b/>
                <w:bCs/>
                <w:sz w:val="24"/>
                <w:szCs w:val="24"/>
              </w:rPr>
              <w:t>Fact-Checking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"Hallucinations," outdated information, vague or non-existent sources.</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Verifying the accuracy of technical, historical, or data-driven content.</w:t>
            </w:r>
          </w:p>
        </w:tc>
      </w:tr>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b/>
                <w:bCs/>
                <w:sz w:val="24"/>
                <w:szCs w:val="24"/>
              </w:rPr>
              <w:t>AI Detector Tools</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Probabilistic scores (e.g., "98% likely AI-generated"), highlighting specific machine-like sentences.</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Getting a data-backed second opinion and scanning large volumes of text quickly.</w:t>
            </w:r>
          </w:p>
        </w:tc>
      </w:tr>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b/>
                <w:bCs/>
                <w:sz w:val="24"/>
                <w:szCs w:val="24"/>
              </w:rPr>
              <w:t>Human Review</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Assessing flow, nuance, emotional depth, and originality of ideas.</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Making the final call, especially when automated tools give mixed signals.</w:t>
            </w:r>
          </w:p>
        </w:tc>
      </w:tr>
    </w:tbl>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Think of these methods as layers. Each one gives you a clearer picture, helping you move from a gut feeling to a confident assessment.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It's About Preserving Your Authentic Voice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Ultimately, this is about more than just playing "spot the bot." It's about protecting the value of human creativity and making sure your own message cuts through the noise.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At PureWrite, we see AI as a starting point, not a final product. Our goal isn't to help you sneak past detectors but to empower you to transform a soulless AI draft into something that reflects your unique voice. By polishing that robotic text, you use AI as a smart assistant without sacrificing the connection your readers expect.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1"/>
        <w:rPr>
          <w:rFonts w:ascii="Times New Roman" w:eastAsia="Times New Roman" w:hAnsi="Times New Roman" w:cs="Times New Roman"/>
          <w:b/>
          <w:bCs/>
          <w:color w:val="111827"/>
          <w:sz w:val="36"/>
          <w:szCs w:val="36"/>
        </w:rPr>
      </w:pPr>
      <w:r w:rsidRPr="00363904">
        <w:rPr>
          <w:rFonts w:ascii="Times New Roman" w:eastAsia="Times New Roman" w:hAnsi="Times New Roman" w:cs="Times New Roman"/>
          <w:b/>
          <w:bCs/>
          <w:color w:val="111827"/>
          <w:sz w:val="36"/>
          <w:szCs w:val="36"/>
        </w:rPr>
        <w:t>How to Spot the Telltale Signs of AI Writing</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Before you even fire up an automated tool, your own critical eye is the first—and often best—line of defense. Even the most sophisticated AI models leave behind subtle but distinct linguistic footprints. Learning to spot these clues will make you a much more discerning writer and editor.</w:t>
      </w:r>
    </w:p>
    <w:p w:rsidR="00740474" w:rsidRPr="00363904" w:rsidRDefault="00740474" w:rsidP="00740474">
      <w:pPr>
        <w:spacing w:after="0" w:line="240" w:lineRule="auto"/>
        <w:rPr>
          <w:rFonts w:ascii="Times New Roman" w:eastAsia="Times New Roman" w:hAnsi="Times New Roman" w:cs="Times New Roman"/>
          <w:color w:val="111827"/>
          <w:sz w:val="15"/>
          <w:szCs w:val="15"/>
        </w:rPr>
      </w:pPr>
      <w:r w:rsidRPr="00363904">
        <w:rPr>
          <w:rFonts w:ascii="Times New Roman" w:eastAsia="Times New Roman" w:hAnsi="Times New Roman" w:cs="Times New Roman"/>
          <w:noProof/>
          <w:color w:val="111827"/>
          <w:sz w:val="15"/>
          <w:szCs w:val="15"/>
        </w:rPr>
        <w:lastRenderedPageBreak/>
        <w:drawing>
          <wp:inline distT="0" distB="0" distL="0" distR="0">
            <wp:extent cx="5594350" cy="3146822"/>
            <wp:effectExtent l="19050" t="0" r="6350" b="0"/>
            <wp:docPr id="3" name="Picture 3" descr="A magnifying glass inspects text in an open book, next to a checklist for conten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magnifying glass inspects text in an open book, next to a checklist for content analysis."/>
                    <pic:cNvPicPr>
                      <a:picLocks noChangeAspect="1" noChangeArrowheads="1"/>
                    </pic:cNvPicPr>
                  </pic:nvPicPr>
                  <pic:blipFill>
                    <a:blip r:embed="rId603"/>
                    <a:srcRect/>
                    <a:stretch>
                      <a:fillRect/>
                    </a:stretch>
                  </pic:blipFill>
                  <pic:spPr bwMode="auto">
                    <a:xfrm>
                      <a:off x="0" y="0"/>
                      <a:ext cx="5594350" cy="3146822"/>
                    </a:xfrm>
                    <a:prstGeom prst="rect">
                      <a:avLst/>
                    </a:prstGeom>
                    <a:noFill/>
                    <a:ln w="9525">
                      <a:noFill/>
                      <a:miter lim="800000"/>
                      <a:headEnd/>
                      <a:tailEnd/>
                    </a:ln>
                  </pic:spPr>
                </pic:pic>
              </a:graphicData>
            </a:graphic>
          </wp:inline>
        </w:drawing>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The biggest giveaway is often just a feeling. The writing might be polished and grammatically flawless, yet it feels completely soulless. It's missing that spark of genuine human experience or the authentic voice that truly connects with a reader.</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The Problem of Predictable Perfection</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AI writing often feels like it was designed by a committee to be as inoffensive as possible. This approach creates content that's technically correct but emotionally vacant. You’ll notice it follows a very clean, predictable structure, ticking all the boxes of "good writing" without any of the heart.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predictability leads to a flat, uniform rhythm. Human writing, on the other hand, has a natural ebb and flow. We use a mix of long, complex sentences and short, punchy ones—a quality known as </w:t>
      </w:r>
      <w:r w:rsidRPr="00363904">
        <w:rPr>
          <w:rFonts w:ascii="Times New Roman" w:eastAsia="Times New Roman" w:hAnsi="Times New Roman" w:cs="Times New Roman"/>
          <w:b/>
          <w:bCs/>
          <w:color w:val="111827"/>
          <w:sz w:val="24"/>
          <w:szCs w:val="24"/>
        </w:rPr>
        <w:t>"burstiness."</w:t>
      </w:r>
      <w:r w:rsidRPr="00363904">
        <w:rPr>
          <w:rFonts w:ascii="Times New Roman" w:eastAsia="Times New Roman" w:hAnsi="Times New Roman" w:cs="Times New Roman"/>
          <w:color w:val="111827"/>
          <w:sz w:val="24"/>
          <w:szCs w:val="24"/>
        </w:rPr>
        <w:t> AI-generated text often lacks this, sticking to a consistent sentence length that can feel monotonous.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Key Takeaway:</w:t>
      </w:r>
      <w:r w:rsidRPr="00363904">
        <w:rPr>
          <w:rFonts w:ascii="Times New Roman" w:eastAsia="Times New Roman" w:hAnsi="Times New Roman" w:cs="Times New Roman"/>
          <w:color w:val="111827"/>
          <w:sz w:val="24"/>
          <w:szCs w:val="24"/>
        </w:rPr>
        <w:t> AI is trained on enormous datasets, making it an expert at mimicking patterns. The result is often prose that sounds plausible but lacks the unique quirks, personal anecdotes, and emotional depth that define authentic human writing.</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is precisely why manual detection can be so tricky. A recent study revealed that humans can distinguish AI-generated content from human writing only </w:t>
      </w:r>
      <w:r w:rsidRPr="00363904">
        <w:rPr>
          <w:rFonts w:ascii="Times New Roman" w:eastAsia="Times New Roman" w:hAnsi="Times New Roman" w:cs="Times New Roman"/>
          <w:b/>
          <w:bCs/>
          <w:color w:val="111827"/>
          <w:sz w:val="24"/>
          <w:szCs w:val="24"/>
        </w:rPr>
        <w:t>51.2%</w:t>
      </w:r>
      <w:r w:rsidRPr="00363904">
        <w:rPr>
          <w:rFonts w:ascii="Times New Roman" w:eastAsia="Times New Roman" w:hAnsi="Times New Roman" w:cs="Times New Roman"/>
          <w:color w:val="111827"/>
          <w:sz w:val="24"/>
          <w:szCs w:val="24"/>
        </w:rPr>
        <w:t> of the time—basically a coin toss. This highlights the need for a blended approach that combines your intuition with smart tools.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Linguistic Cues and Overused Phrases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AI models definitely have their favorite words and phrases. They tend to overuse transitional words like "moreover," "furthermore," and "in conclusion." They also have a fondness for grand statements and formal language, even in a casual context.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Keep an eye out for these common AI tells:</w:t>
      </w:r>
    </w:p>
    <w:p w:rsidR="00740474" w:rsidRPr="00363904" w:rsidRDefault="00740474" w:rsidP="00BD7E7B">
      <w:pPr>
        <w:numPr>
          <w:ilvl w:val="0"/>
          <w:numId w:val="81"/>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Repetitive sentence starters:</w:t>
      </w:r>
      <w:r w:rsidRPr="00363904">
        <w:rPr>
          <w:rFonts w:ascii="Times New Roman" w:eastAsia="Times New Roman" w:hAnsi="Times New Roman" w:cs="Times New Roman"/>
          <w:color w:val="111827"/>
          <w:sz w:val="24"/>
          <w:szCs w:val="24"/>
        </w:rPr>
        <w:t> Does every other paragraph begin with "Additionally" or "It is important to note"? This is a classic sign of AI-generated filler.</w:t>
      </w:r>
    </w:p>
    <w:p w:rsidR="00740474" w:rsidRPr="00363904" w:rsidRDefault="00740474" w:rsidP="00BD7E7B">
      <w:pPr>
        <w:numPr>
          <w:ilvl w:val="0"/>
          <w:numId w:val="81"/>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Lack of personal experience:</w:t>
      </w:r>
      <w:r w:rsidRPr="00363904">
        <w:rPr>
          <w:rFonts w:ascii="Times New Roman" w:eastAsia="Times New Roman" w:hAnsi="Times New Roman" w:cs="Times New Roman"/>
          <w:color w:val="111827"/>
          <w:sz w:val="24"/>
          <w:szCs w:val="24"/>
        </w:rPr>
        <w:t> AI can't share a personal story or a genuine opinion. It can only simulate one, resulting in vague "anecdotes" that feel hollow.</w:t>
      </w:r>
    </w:p>
    <w:p w:rsidR="00740474" w:rsidRPr="00363904" w:rsidRDefault="00740474" w:rsidP="00BD7E7B">
      <w:pPr>
        <w:numPr>
          <w:ilvl w:val="0"/>
          <w:numId w:val="81"/>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Over-explanation of simple concepts:</w:t>
      </w:r>
      <w:r w:rsidRPr="00363904">
        <w:rPr>
          <w:rFonts w:ascii="Times New Roman" w:eastAsia="Times New Roman" w:hAnsi="Times New Roman" w:cs="Times New Roman"/>
          <w:color w:val="111827"/>
          <w:sz w:val="24"/>
          <w:szCs w:val="24"/>
        </w:rPr>
        <w:t> An AI might define a common term in painstaking detail because it lacks the human intuition to know what an audience already understands.</w:t>
      </w:r>
    </w:p>
    <w:p w:rsidR="00740474" w:rsidRPr="00363904" w:rsidRDefault="00740474" w:rsidP="00BD7E7B">
      <w:pPr>
        <w:numPr>
          <w:ilvl w:val="0"/>
          <w:numId w:val="81"/>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Unnatural use of analogies:</w:t>
      </w:r>
      <w:r w:rsidRPr="00363904">
        <w:rPr>
          <w:rFonts w:ascii="Times New Roman" w:eastAsia="Times New Roman" w:hAnsi="Times New Roman" w:cs="Times New Roman"/>
          <w:color w:val="111827"/>
          <w:sz w:val="24"/>
          <w:szCs w:val="24"/>
        </w:rPr>
        <w:t> AI often deploys metaphors indiscriminately because its training data shows that "good writing" includes them, not because the idea needs clarification.</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Exploring </w:t>
      </w:r>
      <w:hyperlink r:id="rId604" w:history="1">
        <w:r w:rsidRPr="00363904">
          <w:rPr>
            <w:rFonts w:ascii="Times New Roman" w:eastAsia="Times New Roman" w:hAnsi="Times New Roman" w:cs="Times New Roman"/>
            <w:color w:val="0000FF"/>
            <w:sz w:val="24"/>
            <w:szCs w:val="24"/>
            <w:u w:val="single"/>
          </w:rPr>
          <w:t>tools that analyze how content is 'Seen By AI'</w:t>
        </w:r>
      </w:hyperlink>
      <w:r w:rsidRPr="00363904">
        <w:rPr>
          <w:rFonts w:ascii="Times New Roman" w:eastAsia="Times New Roman" w:hAnsi="Times New Roman" w:cs="Times New Roman"/>
          <w:color w:val="111827"/>
          <w:sz w:val="24"/>
          <w:szCs w:val="24"/>
        </w:rPr>
        <w:t> can offer valuable insights. For a deeper dive into crafting a more human style, check out our guide on establishing a strong </w:t>
      </w:r>
      <w:hyperlink r:id="rId605" w:history="1">
        <w:r w:rsidRPr="00363904">
          <w:rPr>
            <w:rFonts w:ascii="Times New Roman" w:eastAsia="Times New Roman" w:hAnsi="Times New Roman" w:cs="Times New Roman"/>
            <w:color w:val="0000FF"/>
            <w:sz w:val="24"/>
            <w:szCs w:val="24"/>
            <w:u w:val="single"/>
          </w:rPr>
          <w:t>tone and voice in writing</w:t>
        </w:r>
      </w:hyperlink>
      <w:r w:rsidRPr="00363904">
        <w:rPr>
          <w:rFonts w:ascii="Times New Roman" w:eastAsia="Times New Roman" w:hAnsi="Times New Roman" w:cs="Times New Roman"/>
          <w:color w:val="111827"/>
          <w:sz w:val="24"/>
          <w:szCs w:val="24"/>
        </w:rPr>
        <w: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Human vs. AI Writing Characteristics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To make it easier to spot the differences at a glance, here’s a direct comparison. Think of this as a mental checklist when you're reviewing a piece of content.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tblPr>
      <w:tblGrid>
        <w:gridCol w:w="1785"/>
        <w:gridCol w:w="4892"/>
        <w:gridCol w:w="4849"/>
      </w:tblGrid>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b/>
                <w:bCs/>
                <w:sz w:val="24"/>
                <w:szCs w:val="24"/>
              </w:rPr>
            </w:pPr>
            <w:r w:rsidRPr="00363904">
              <w:rPr>
                <w:rFonts w:ascii="Times New Roman" w:eastAsia="Times New Roman" w:hAnsi="Times New Roman" w:cs="Times New Roman"/>
                <w:b/>
                <w:bCs/>
                <w:sz w:val="24"/>
                <w:szCs w:val="24"/>
              </w:rPr>
              <w:t>Characteristic</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b/>
                <w:bCs/>
                <w:sz w:val="24"/>
                <w:szCs w:val="24"/>
              </w:rPr>
            </w:pPr>
            <w:r w:rsidRPr="00363904">
              <w:rPr>
                <w:rFonts w:ascii="Times New Roman" w:eastAsia="Times New Roman" w:hAnsi="Times New Roman" w:cs="Times New Roman"/>
                <w:b/>
                <w:bCs/>
                <w:sz w:val="24"/>
                <w:szCs w:val="24"/>
              </w:rPr>
              <w:t>Human Writing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b/>
                <w:bCs/>
                <w:sz w:val="24"/>
                <w:szCs w:val="24"/>
              </w:rPr>
            </w:pPr>
            <w:r w:rsidRPr="00363904">
              <w:rPr>
                <w:rFonts w:ascii="Times New Roman" w:eastAsia="Times New Roman" w:hAnsi="Times New Roman" w:cs="Times New Roman"/>
                <w:b/>
                <w:bCs/>
                <w:sz w:val="24"/>
                <w:szCs w:val="24"/>
              </w:rPr>
              <w:t>AI Writing</w:t>
            </w:r>
          </w:p>
        </w:tc>
      </w:tr>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b/>
                <w:bCs/>
                <w:sz w:val="24"/>
                <w:szCs w:val="24"/>
              </w:rPr>
              <w:lastRenderedPageBreak/>
              <w:t>Tone &amp; Voice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Varies with emotion; contains unique personality, humor, and quirks.</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Often flat, neutral, and overly formal; lacks a distinct personality.</w:t>
            </w:r>
          </w:p>
        </w:tc>
      </w:tr>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b/>
                <w:bCs/>
                <w:sz w:val="24"/>
                <w:szCs w:val="24"/>
              </w:rPr>
              <w:t>Sentence Structure</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Naturally varied ("bursty") with a mix of long and short sentences.</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Tends to be uniform and repetitive, with consistent sentence lengths.</w:t>
            </w:r>
          </w:p>
        </w:tc>
      </w:tr>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b/>
                <w:bCs/>
                <w:sz w:val="24"/>
                <w:szCs w:val="24"/>
              </w:rPr>
              <w:t>Personal Insight</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Includes genuine anecdotes, opinions, and lived experiences.</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Lacks true personal stories; may use vague, impersonal examples.</w:t>
            </w:r>
          </w:p>
        </w:tc>
      </w:tr>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b/>
                <w:bCs/>
                <w:sz w:val="24"/>
                <w:szCs w:val="24"/>
              </w:rPr>
              <w:t>Word Choice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Uses idioms, slang, and nuanced vocabulary naturally.</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Relies on a predictable set of "safe" words and formal transitions.</w:t>
            </w:r>
          </w:p>
        </w:tc>
      </w:tr>
      <w:tr w:rsidR="00740474" w:rsidRPr="00363904" w:rsidTr="008A1799">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b/>
                <w:bCs/>
                <w:sz w:val="24"/>
                <w:szCs w:val="24"/>
              </w:rPr>
              <w:t>Errors</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May contain occasional typos, grammatical errors, or creative phrasing.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rsidR="00740474" w:rsidRPr="00363904" w:rsidRDefault="00740474" w:rsidP="008A1799">
            <w:pPr>
              <w:spacing w:after="0" w:line="240" w:lineRule="auto"/>
              <w:rPr>
                <w:rFonts w:ascii="Times New Roman" w:eastAsia="Times New Roman" w:hAnsi="Times New Roman" w:cs="Times New Roman"/>
                <w:sz w:val="24"/>
                <w:szCs w:val="24"/>
              </w:rPr>
            </w:pPr>
            <w:r w:rsidRPr="00363904">
              <w:rPr>
                <w:rFonts w:ascii="Times New Roman" w:eastAsia="Times New Roman" w:hAnsi="Times New Roman" w:cs="Times New Roman"/>
                <w:sz w:val="24"/>
                <w:szCs w:val="24"/>
              </w:rPr>
              <w:t>Usually grammatically perfect and flawless, which can feel unnatural.</w:t>
            </w:r>
          </w:p>
        </w:tc>
      </w:tr>
    </w:tbl>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By training your eye to spot these signs, you add a powerful layer of human judgment to your detection process. When you get that "something feels off" feeling, you'll know exactly what to look for.</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Of course, a manual review alone isn't foolproof. That's why at PureWrite, we advocate for using your skills as a first pass, then using tools to confirm your suspicions and refine the content. Our platform is designed to help you transform that robotic first draft into something that sounds genuinely human. </w:t>
      </w:r>
      <w:r w:rsidRPr="00363904">
        <w:rPr>
          <w:rFonts w:ascii="Times New Roman" w:eastAsia="Times New Roman" w:hAnsi="Times New Roman" w:cs="Times New Roman"/>
          <w:b/>
          <w:bCs/>
          <w:color w:val="111827"/>
          <w:sz w:val="24"/>
          <w:szCs w:val="24"/>
        </w:rPr>
        <w:t>Ready to elevate your text? Try PureWrite and feel the difference.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1"/>
        <w:rPr>
          <w:rFonts w:ascii="Times New Roman" w:eastAsia="Times New Roman" w:hAnsi="Times New Roman" w:cs="Times New Roman"/>
          <w:b/>
          <w:bCs/>
          <w:color w:val="111827"/>
          <w:sz w:val="36"/>
          <w:szCs w:val="36"/>
        </w:rPr>
      </w:pPr>
      <w:r w:rsidRPr="00363904">
        <w:rPr>
          <w:rFonts w:ascii="Times New Roman" w:eastAsia="Times New Roman" w:hAnsi="Times New Roman" w:cs="Times New Roman"/>
          <w:b/>
          <w:bCs/>
          <w:color w:val="111827"/>
          <w:sz w:val="36"/>
          <w:szCs w:val="36"/>
        </w:rPr>
        <w:t>How to Use AI Detector Tools the Right Way</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So, your gut feeling is telling you something’s off with a piece of text. That's when an AI detector can be a fantastic second opinion. These tools give you a fast, scalable way to check content, but getting real value from them means going beyond just trusting the number that pops up.</w:t>
      </w:r>
    </w:p>
    <w:p w:rsidR="00740474" w:rsidRPr="00363904" w:rsidRDefault="00740474" w:rsidP="00740474">
      <w:pPr>
        <w:spacing w:after="0" w:line="240" w:lineRule="auto"/>
        <w:rPr>
          <w:rFonts w:ascii="Times New Roman" w:eastAsia="Times New Roman" w:hAnsi="Times New Roman" w:cs="Times New Roman"/>
          <w:color w:val="111827"/>
          <w:sz w:val="15"/>
          <w:szCs w:val="15"/>
        </w:rPr>
      </w:pPr>
      <w:r w:rsidRPr="00363904">
        <w:rPr>
          <w:rFonts w:ascii="Times New Roman" w:eastAsia="Times New Roman" w:hAnsi="Times New Roman" w:cs="Times New Roman"/>
          <w:noProof/>
          <w:color w:val="111827"/>
          <w:sz w:val="15"/>
          <w:szCs w:val="15"/>
        </w:rPr>
        <w:drawing>
          <wp:inline distT="0" distB="0" distL="0" distR="0">
            <wp:extent cx="5873750" cy="3303984"/>
            <wp:effectExtent l="19050" t="0" r="0" b="0"/>
            <wp:docPr id="4" name="Picture 4" descr="A sketch shows a laptop running an AI detector displaying 72% AI probability, with a note 'score = probability, not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ketch shows a laptop running an AI detector displaying 72% AI probability, with a note 'score = probability, not verdict'."/>
                    <pic:cNvPicPr>
                      <a:picLocks noChangeAspect="1" noChangeArrowheads="1"/>
                    </pic:cNvPicPr>
                  </pic:nvPicPr>
                  <pic:blipFill>
                    <a:blip r:embed="rId606"/>
                    <a:srcRect/>
                    <a:stretch>
                      <a:fillRect/>
                    </a:stretch>
                  </pic:blipFill>
                  <pic:spPr bwMode="auto">
                    <a:xfrm>
                      <a:off x="0" y="0"/>
                      <a:ext cx="5873750" cy="3303984"/>
                    </a:xfrm>
                    <a:prstGeom prst="rect">
                      <a:avLst/>
                    </a:prstGeom>
                    <a:noFill/>
                    <a:ln w="9525">
                      <a:noFill/>
                      <a:miter lim="800000"/>
                      <a:headEnd/>
                      <a:tailEnd/>
                    </a:ln>
                  </pic:spPr>
                </pic:pic>
              </a:graphicData>
            </a:graphic>
          </wp:inline>
        </w:drawing>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The market for these tools is booming, projected to hit </w:t>
      </w:r>
      <w:r w:rsidRPr="00363904">
        <w:rPr>
          <w:rFonts w:ascii="Times New Roman" w:eastAsia="Times New Roman" w:hAnsi="Times New Roman" w:cs="Times New Roman"/>
          <w:b/>
          <w:bCs/>
          <w:color w:val="111827"/>
          <w:sz w:val="24"/>
          <w:szCs w:val="24"/>
        </w:rPr>
        <w:t>$12 billion</w:t>
      </w:r>
      <w:r w:rsidRPr="00363904">
        <w:rPr>
          <w:rFonts w:ascii="Times New Roman" w:eastAsia="Times New Roman" w:hAnsi="Times New Roman" w:cs="Times New Roman"/>
          <w:color w:val="111827"/>
          <w:sz w:val="24"/>
          <w:szCs w:val="24"/>
        </w:rPr>
        <w:t> by 2030. But their accuracy is all over the place. Even OpenAI’s own detector was famously unreliable, only catching </w:t>
      </w:r>
      <w:r w:rsidRPr="00363904">
        <w:rPr>
          <w:rFonts w:ascii="Times New Roman" w:eastAsia="Times New Roman" w:hAnsi="Times New Roman" w:cs="Times New Roman"/>
          <w:b/>
          <w:bCs/>
          <w:color w:val="111827"/>
          <w:sz w:val="24"/>
          <w:szCs w:val="24"/>
        </w:rPr>
        <w:t>26%</w:t>
      </w:r>
      <w:r w:rsidRPr="00363904">
        <w:rPr>
          <w:rFonts w:ascii="Times New Roman" w:eastAsia="Times New Roman" w:hAnsi="Times New Roman" w:cs="Times New Roman"/>
          <w:color w:val="111827"/>
          <w:sz w:val="24"/>
          <w:szCs w:val="24"/>
        </w:rPr>
        <w:t> of AI-written text and, worse, flagging </w:t>
      </w:r>
      <w:r w:rsidRPr="00363904">
        <w:rPr>
          <w:rFonts w:ascii="Times New Roman" w:eastAsia="Times New Roman" w:hAnsi="Times New Roman" w:cs="Times New Roman"/>
          <w:b/>
          <w:bCs/>
          <w:color w:val="111827"/>
          <w:sz w:val="24"/>
          <w:szCs w:val="24"/>
        </w:rPr>
        <w:t>9%</w:t>
      </w:r>
      <w:r w:rsidRPr="00363904">
        <w:rPr>
          <w:rFonts w:ascii="Times New Roman" w:eastAsia="Times New Roman" w:hAnsi="Times New Roman" w:cs="Times New Roman"/>
          <w:color w:val="111827"/>
          <w:sz w:val="24"/>
          <w:szCs w:val="24"/>
        </w:rPr>
        <w:t> of human writing as robotic.</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is exactly why you need to understand what these tools are actually </w:t>
      </w:r>
      <w:r w:rsidRPr="00363904">
        <w:rPr>
          <w:rFonts w:ascii="Times New Roman" w:eastAsia="Times New Roman" w:hAnsi="Times New Roman" w:cs="Times New Roman"/>
          <w:i/>
          <w:iCs/>
          <w:color w:val="111827"/>
          <w:sz w:val="24"/>
          <w:szCs w:val="24"/>
        </w:rPr>
        <w:t>doing</w:t>
      </w:r>
      <w:r w:rsidRPr="00363904">
        <w:rPr>
          <w:rFonts w:ascii="Times New Roman" w:eastAsia="Times New Roman" w:hAnsi="Times New Roman" w:cs="Times New Roman"/>
          <w:color w:val="111827"/>
          <w:sz w:val="24"/>
          <w:szCs w:val="24"/>
        </w:rPr>
        <w:t>. Most of them look at two main concepts from the world of AI: </w:t>
      </w:r>
      <w:r w:rsidRPr="00363904">
        <w:rPr>
          <w:rFonts w:ascii="Times New Roman" w:eastAsia="Times New Roman" w:hAnsi="Times New Roman" w:cs="Times New Roman"/>
          <w:b/>
          <w:bCs/>
          <w:color w:val="111827"/>
          <w:sz w:val="24"/>
          <w:szCs w:val="24"/>
        </w:rPr>
        <w:t>perplexity</w:t>
      </w:r>
      <w:r w:rsidRPr="00363904">
        <w:rPr>
          <w:rFonts w:ascii="Times New Roman" w:eastAsia="Times New Roman" w:hAnsi="Times New Roman" w:cs="Times New Roman"/>
          <w:color w:val="111827"/>
          <w:sz w:val="24"/>
          <w:szCs w:val="24"/>
        </w:rPr>
        <w:t> and </w:t>
      </w:r>
      <w:r w:rsidRPr="00363904">
        <w:rPr>
          <w:rFonts w:ascii="Times New Roman" w:eastAsia="Times New Roman" w:hAnsi="Times New Roman" w:cs="Times New Roman"/>
          <w:b/>
          <w:bCs/>
          <w:color w:val="111827"/>
          <w:sz w:val="24"/>
          <w:szCs w:val="24"/>
        </w:rPr>
        <w:t>burstiness</w:t>
      </w:r>
      <w:r w:rsidRPr="00363904">
        <w:rPr>
          <w:rFonts w:ascii="Times New Roman" w:eastAsia="Times New Roman" w:hAnsi="Times New Roman" w:cs="Times New Roman"/>
          <w:color w:val="111827"/>
          <w:sz w:val="24"/>
          <w:szCs w:val="24"/>
        </w:rPr>
        <w:t>. Perplexity measures how predictable words are; AI writing is often very predictable. Burstiness, as we covered, is the natural, uneven rhythm of human writing that AI struggles to replicate.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Interpreting the Results: A Score Is Not a Verdict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When a detector spits out a score like "98% likely AI-generated," it's easy to take that as the final word. Don't. That number is a probability, not a definitive judgment.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An AI detection score is a statistical probability, not a final verdict. It’s a powerful signal that should prompt further review, not an automatic disqualification of the content.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Think of it like this: the tool isn't </w:t>
      </w:r>
      <w:r w:rsidRPr="00363904">
        <w:rPr>
          <w:rFonts w:ascii="Times New Roman" w:eastAsia="Times New Roman" w:hAnsi="Times New Roman" w:cs="Times New Roman"/>
          <w:i/>
          <w:iCs/>
          <w:color w:val="111827"/>
          <w:sz w:val="24"/>
          <w:szCs w:val="24"/>
        </w:rPr>
        <w:t>reading</w:t>
      </w:r>
      <w:r w:rsidRPr="00363904">
        <w:rPr>
          <w:rFonts w:ascii="Times New Roman" w:eastAsia="Times New Roman" w:hAnsi="Times New Roman" w:cs="Times New Roman"/>
          <w:color w:val="111827"/>
          <w:sz w:val="24"/>
          <w:szCs w:val="24"/>
        </w:rPr>
        <w:t> the text for meaning. It’s just doing math on word patterns. A high AI score simply means the text fits the statistical profile of machine-generated content.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lastRenderedPageBreak/>
        <w:t>Navigating False Positives and Common Pitfalls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One of the biggest headaches with AI detectors is the </w:t>
      </w:r>
      <w:r w:rsidRPr="00363904">
        <w:rPr>
          <w:rFonts w:ascii="Times New Roman" w:eastAsia="Times New Roman" w:hAnsi="Times New Roman" w:cs="Times New Roman"/>
          <w:b/>
          <w:bCs/>
          <w:color w:val="111827"/>
          <w:sz w:val="24"/>
          <w:szCs w:val="24"/>
        </w:rPr>
        <w:t>false positive</w:t>
      </w:r>
      <w:r w:rsidRPr="00363904">
        <w:rPr>
          <w:rFonts w:ascii="Times New Roman" w:eastAsia="Times New Roman" w:hAnsi="Times New Roman" w:cs="Times New Roman"/>
          <w:color w:val="111827"/>
          <w:sz w:val="24"/>
          <w:szCs w:val="24"/>
        </w:rPr>
        <w:t>—when perfectly good human writing gets flagged as AI. It happens more than you'd think, and usually for a few common reasons.</w:t>
      </w:r>
    </w:p>
    <w:p w:rsidR="00740474" w:rsidRPr="00363904" w:rsidRDefault="00740474" w:rsidP="00BD7E7B">
      <w:pPr>
        <w:numPr>
          <w:ilvl w:val="0"/>
          <w:numId w:val="82"/>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Writing from Non-Native Speakers:</w:t>
      </w:r>
      <w:r w:rsidRPr="00363904">
        <w:rPr>
          <w:rFonts w:ascii="Times New Roman" w:eastAsia="Times New Roman" w:hAnsi="Times New Roman" w:cs="Times New Roman"/>
          <w:color w:val="111827"/>
          <w:sz w:val="24"/>
          <w:szCs w:val="24"/>
        </w:rPr>
        <w:t> Someone writing in a second language might naturally use more formal sentence structures. To a detector, this can look a lot like the predictable patterns of an AI.</w:t>
      </w:r>
    </w:p>
    <w:p w:rsidR="00740474" w:rsidRPr="00363904" w:rsidRDefault="00740474" w:rsidP="00BD7E7B">
      <w:pPr>
        <w:numPr>
          <w:ilvl w:val="0"/>
          <w:numId w:val="82"/>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Highly Technical or Formal Content:</w:t>
      </w:r>
      <w:r w:rsidRPr="00363904">
        <w:rPr>
          <w:rFonts w:ascii="Times New Roman" w:eastAsia="Times New Roman" w:hAnsi="Times New Roman" w:cs="Times New Roman"/>
          <w:color w:val="111827"/>
          <w:sz w:val="24"/>
          <w:szCs w:val="24"/>
        </w:rPr>
        <w:t> Think about academic papers or legal documents. The language is precise and structured by design, which often lacks the "burstiness" an algorithm is looking for.</w:t>
      </w:r>
    </w:p>
    <w:p w:rsidR="00740474" w:rsidRPr="00363904" w:rsidRDefault="00740474" w:rsidP="00BD7E7B">
      <w:pPr>
        <w:numPr>
          <w:ilvl w:val="0"/>
          <w:numId w:val="82"/>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Over-Edited Text:</w:t>
      </w:r>
      <w:r w:rsidRPr="00363904">
        <w:rPr>
          <w:rFonts w:ascii="Times New Roman" w:eastAsia="Times New Roman" w:hAnsi="Times New Roman" w:cs="Times New Roman"/>
          <w:color w:val="111827"/>
          <w:sz w:val="24"/>
          <w:szCs w:val="24"/>
        </w:rPr>
        <w:t> If a piece has been edited and re-edited to within an inch of its life, it can sometimes lose its natural human flow and start to sound robotic.</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is precisely why you can’t rely on just one tool. If you get a high AI score on a piece that feels human, try running it through a second or third detector. For a deeper look at their limitations, check out our article exploring </w:t>
      </w:r>
      <w:hyperlink r:id="rId607" w:history="1">
        <w:r w:rsidRPr="00363904">
          <w:rPr>
            <w:rFonts w:ascii="Times New Roman" w:eastAsia="Times New Roman" w:hAnsi="Times New Roman" w:cs="Times New Roman"/>
            <w:color w:val="0000FF"/>
            <w:sz w:val="24"/>
            <w:szCs w:val="24"/>
            <w:u w:val="single"/>
          </w:rPr>
          <w:t>whether AI detectors are accurate</w:t>
        </w:r>
      </w:hyperlink>
      <w:r w:rsidRPr="00363904">
        <w:rPr>
          <w:rFonts w:ascii="Times New Roman" w:eastAsia="Times New Roman" w:hAnsi="Times New Roman" w:cs="Times New Roman"/>
          <w:color w:val="111827"/>
          <w:sz w:val="24"/>
          <w:szCs w:val="24"/>
        </w:rPr>
        <w: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A Practical Walkthrough for Content Creators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Let's put this into a real-world scenario. You're a content manager, and a blog post from a new freelance writer lands on your desk. It’s grammatically sound, but it just feels… bland. Here’s how you could use a detector the smart way:</w:t>
      </w:r>
    </w:p>
    <w:p w:rsidR="00740474" w:rsidRPr="00363904" w:rsidRDefault="00740474" w:rsidP="00BD7E7B">
      <w:pPr>
        <w:numPr>
          <w:ilvl w:val="0"/>
          <w:numId w:val="83"/>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The First Scan:</w:t>
      </w:r>
      <w:r w:rsidRPr="00363904">
        <w:rPr>
          <w:rFonts w:ascii="Times New Roman" w:eastAsia="Times New Roman" w:hAnsi="Times New Roman" w:cs="Times New Roman"/>
          <w:color w:val="111827"/>
          <w:sz w:val="24"/>
          <w:szCs w:val="24"/>
        </w:rPr>
        <w:t> You copy the whole article into an AI detector. It comes back with a score of </w:t>
      </w:r>
      <w:r w:rsidRPr="00363904">
        <w:rPr>
          <w:rFonts w:ascii="Times New Roman" w:eastAsia="Times New Roman" w:hAnsi="Times New Roman" w:cs="Times New Roman"/>
          <w:b/>
          <w:bCs/>
          <w:color w:val="111827"/>
          <w:sz w:val="24"/>
          <w:szCs w:val="24"/>
        </w:rPr>
        <w:t>85% AI Probability</w:t>
      </w:r>
      <w:r w:rsidRPr="00363904">
        <w:rPr>
          <w:rFonts w:ascii="Times New Roman" w:eastAsia="Times New Roman" w:hAnsi="Times New Roman" w:cs="Times New Roman"/>
          <w:color w:val="111827"/>
          <w:sz w:val="24"/>
          <w:szCs w:val="24"/>
        </w:rPr>
        <w:t>.</w:t>
      </w:r>
    </w:p>
    <w:p w:rsidR="00740474" w:rsidRPr="00363904" w:rsidRDefault="00740474" w:rsidP="00BD7E7B">
      <w:pPr>
        <w:numPr>
          <w:ilvl w:val="0"/>
          <w:numId w:val="83"/>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Analyze the Hotspots:</w:t>
      </w:r>
      <w:r w:rsidRPr="00363904">
        <w:rPr>
          <w:rFonts w:ascii="Times New Roman" w:eastAsia="Times New Roman" w:hAnsi="Times New Roman" w:cs="Times New Roman"/>
          <w:color w:val="111827"/>
          <w:sz w:val="24"/>
          <w:szCs w:val="24"/>
        </w:rPr>
        <w:t> Instead of just accepting the number, look at what the tool highlights. You notice the intro and conclusion are flagged, but the middle sections with concrete examples aren't.</w:t>
      </w:r>
    </w:p>
    <w:p w:rsidR="00740474" w:rsidRPr="00363904" w:rsidRDefault="00740474" w:rsidP="00BD7E7B">
      <w:pPr>
        <w:numPr>
          <w:ilvl w:val="0"/>
          <w:numId w:val="83"/>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Get a Second Opinion:</w:t>
      </w:r>
      <w:r w:rsidRPr="00363904">
        <w:rPr>
          <w:rFonts w:ascii="Times New Roman" w:eastAsia="Times New Roman" w:hAnsi="Times New Roman" w:cs="Times New Roman"/>
          <w:color w:val="111827"/>
          <w:sz w:val="24"/>
          <w:szCs w:val="24"/>
        </w:rPr>
        <w:t> You take that flagged introduction and run it through a different detector. This one gives it a </w:t>
      </w:r>
      <w:r w:rsidRPr="00363904">
        <w:rPr>
          <w:rFonts w:ascii="Times New Roman" w:eastAsia="Times New Roman" w:hAnsi="Times New Roman" w:cs="Times New Roman"/>
          <w:b/>
          <w:bCs/>
          <w:color w:val="111827"/>
          <w:sz w:val="24"/>
          <w:szCs w:val="24"/>
        </w:rPr>
        <w:t>92%</w:t>
      </w:r>
      <w:r w:rsidRPr="00363904">
        <w:rPr>
          <w:rFonts w:ascii="Times New Roman" w:eastAsia="Times New Roman" w:hAnsi="Times New Roman" w:cs="Times New Roman"/>
          <w:color w:val="111827"/>
          <w:sz w:val="24"/>
          <w:szCs w:val="24"/>
        </w:rPr>
        <w:t> score. Okay, now you've got corroborating evidence.</w:t>
      </w:r>
    </w:p>
    <w:p w:rsidR="00740474" w:rsidRPr="00363904" w:rsidRDefault="00740474" w:rsidP="00BD7E7B">
      <w:pPr>
        <w:numPr>
          <w:ilvl w:val="0"/>
          <w:numId w:val="83"/>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Go Back to a Manual Review:</w:t>
      </w:r>
      <w:r w:rsidRPr="00363904">
        <w:rPr>
          <w:rFonts w:ascii="Times New Roman" w:eastAsia="Times New Roman" w:hAnsi="Times New Roman" w:cs="Times New Roman"/>
          <w:color w:val="111827"/>
          <w:sz w:val="24"/>
          <w:szCs w:val="24"/>
        </w:rPr>
        <w:t> Armed with this data, you reread the intro. It’s full of clichés like "In today's fast-paced world..." and follows a cookie-cutter formula.</w:t>
      </w:r>
    </w:p>
    <w:p w:rsidR="00740474" w:rsidRPr="00363904" w:rsidRDefault="00740474" w:rsidP="00BD7E7B">
      <w:pPr>
        <w:numPr>
          <w:ilvl w:val="0"/>
          <w:numId w:val="83"/>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Take Action (Constructively):</w:t>
      </w:r>
      <w:r w:rsidRPr="00363904">
        <w:rPr>
          <w:rFonts w:ascii="Times New Roman" w:eastAsia="Times New Roman" w:hAnsi="Times New Roman" w:cs="Times New Roman"/>
          <w:color w:val="111827"/>
          <w:sz w:val="24"/>
          <w:szCs w:val="24"/>
        </w:rPr>
        <w:t> Now, instead of just rejecting the article, you have specific, data-informed feedback. You can go back to the writer and ask them to rewrite the introduction, requesting a more personal touch.</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By following a process like this, you turn the detector from a simple pass/fail button into a genuinely useful diagnostic tool.</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At PureWrite, we’re all about this balanced approach. Our platform doesn't just help you humanize AI text; it also has a detector built right in, so you can be confident in your final draft. By understanding how to read the signals, you can create content that’s both well-crafted and authentically human. </w:t>
      </w:r>
      <w:r w:rsidRPr="00363904">
        <w:rPr>
          <w:rFonts w:ascii="Times New Roman" w:eastAsia="Times New Roman" w:hAnsi="Times New Roman" w:cs="Times New Roman"/>
          <w:b/>
          <w:bCs/>
          <w:color w:val="111827"/>
          <w:sz w:val="24"/>
          <w:szCs w:val="24"/>
        </w:rPr>
        <w:t>Ready to refine your drafts with confidence? Try PureWrite today.</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1"/>
        <w:rPr>
          <w:rFonts w:ascii="Times New Roman" w:eastAsia="Times New Roman" w:hAnsi="Times New Roman" w:cs="Times New Roman"/>
          <w:b/>
          <w:bCs/>
          <w:color w:val="111827"/>
          <w:sz w:val="36"/>
          <w:szCs w:val="36"/>
        </w:rPr>
      </w:pPr>
      <w:r w:rsidRPr="00363904">
        <w:rPr>
          <w:rFonts w:ascii="Times New Roman" w:eastAsia="Times New Roman" w:hAnsi="Times New Roman" w:cs="Times New Roman"/>
          <w:b/>
          <w:bCs/>
          <w:color w:val="111827"/>
          <w:sz w:val="36"/>
          <w:szCs w:val="36"/>
        </w:rPr>
        <w:t>Look Beyond the Words: Verifying an Article's Origins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Spotting AI-generated content isn't always about clunky sentences. To do a proper check, you really have to put on your detective hat and dig into the claims made within the text itself. This is a crucial step because one of the biggest blind spots for today's AI models is their tendency to "hallucinate."</w:t>
      </w:r>
    </w:p>
    <w:p w:rsidR="00740474" w:rsidRPr="00363904" w:rsidRDefault="00740474" w:rsidP="00740474">
      <w:pPr>
        <w:spacing w:after="0" w:line="240" w:lineRule="auto"/>
        <w:rPr>
          <w:rFonts w:ascii="Times New Roman" w:eastAsia="Times New Roman" w:hAnsi="Times New Roman" w:cs="Times New Roman"/>
          <w:color w:val="111827"/>
          <w:sz w:val="15"/>
          <w:szCs w:val="15"/>
        </w:rPr>
      </w:pPr>
      <w:r w:rsidRPr="00363904">
        <w:rPr>
          <w:rFonts w:ascii="Times New Roman" w:eastAsia="Times New Roman" w:hAnsi="Times New Roman" w:cs="Times New Roman"/>
          <w:noProof/>
          <w:color w:val="111827"/>
          <w:sz w:val="15"/>
          <w:szCs w:val="15"/>
        </w:rPr>
        <w:drawing>
          <wp:inline distT="0" distB="0" distL="0" distR="0">
            <wp:extent cx="5219700" cy="2936081"/>
            <wp:effectExtent l="19050" t="0" r="0" b="0"/>
            <wp:docPr id="5" name="Picture 5" descr="An illustration of documents being fact-checked, with a magnifying glass and a checklist for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illustration of documents being fact-checked, with a magnifying glass and a checklist for verification."/>
                    <pic:cNvPicPr>
                      <a:picLocks noChangeAspect="1" noChangeArrowheads="1"/>
                    </pic:cNvPicPr>
                  </pic:nvPicPr>
                  <pic:blipFill>
                    <a:blip r:embed="rId608"/>
                    <a:srcRect/>
                    <a:stretch>
                      <a:fillRect/>
                    </a:stretch>
                  </pic:blipFill>
                  <pic:spPr bwMode="auto">
                    <a:xfrm>
                      <a:off x="0" y="0"/>
                      <a:ext cx="5219700" cy="2936081"/>
                    </a:xfrm>
                    <a:prstGeom prst="rect">
                      <a:avLst/>
                    </a:prstGeom>
                    <a:noFill/>
                    <a:ln w="9525">
                      <a:noFill/>
                      <a:miter lim="800000"/>
                      <a:headEnd/>
                      <a:tailEnd/>
                    </a:ln>
                  </pic:spPr>
                </pic:pic>
              </a:graphicData>
            </a:graphic>
          </wp:inline>
        </w:drawing>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lastRenderedPageBreak/>
        <w:t>AI hallucinations are when the model just makes things up but presents them as facts. It might invent statistics, create quotes from experts who don't exist, or cite academic studies that were never published. This happens because the AI is a pattern-matching machine, not a truth engine.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The ease of generating text has completely flipped the script on content creation. It's now incredibly fast to produce a first draft, but the real work—verifying its accuracy—is just as intensive as ever. You simply can't afford to take an AI's claims at face value.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A Quick Framework for Fact-Checking</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To protect your credibility, you need a straightforward process for checking the facts in any content you suspect might have come from an AI.</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First, just pull out the core claims. Isolate any specific numbers, stats, quotes, or references. From there, you can run through a quick verification checklist for each one.</w:t>
      </w:r>
    </w:p>
    <w:p w:rsidR="00740474" w:rsidRPr="00363904" w:rsidRDefault="00740474" w:rsidP="00BD7E7B">
      <w:pPr>
        <w:numPr>
          <w:ilvl w:val="0"/>
          <w:numId w:val="84"/>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Scrutinize the Numbers:</w:t>
      </w:r>
      <w:r w:rsidRPr="00363904">
        <w:rPr>
          <w:rFonts w:ascii="Times New Roman" w:eastAsia="Times New Roman" w:hAnsi="Times New Roman" w:cs="Times New Roman"/>
          <w:color w:val="111827"/>
          <w:sz w:val="24"/>
          <w:szCs w:val="24"/>
        </w:rPr>
        <w:t> If the text says "</w:t>
      </w:r>
      <w:r w:rsidRPr="00363904">
        <w:rPr>
          <w:rFonts w:ascii="Times New Roman" w:eastAsia="Times New Roman" w:hAnsi="Times New Roman" w:cs="Times New Roman"/>
          <w:b/>
          <w:bCs/>
          <w:color w:val="111827"/>
          <w:sz w:val="24"/>
          <w:szCs w:val="24"/>
        </w:rPr>
        <w:t>73% of consumers</w:t>
      </w:r>
      <w:r w:rsidRPr="00363904">
        <w:rPr>
          <w:rFonts w:ascii="Times New Roman" w:eastAsia="Times New Roman" w:hAnsi="Times New Roman" w:cs="Times New Roman"/>
          <w:color w:val="111827"/>
          <w:sz w:val="24"/>
          <w:szCs w:val="24"/>
        </w:rPr>
        <w:t> prefer a certain feature," your first move is to find where that number came from. A quick search should point you to a reputable study or report.</w:t>
      </w:r>
    </w:p>
    <w:p w:rsidR="00740474" w:rsidRPr="00363904" w:rsidRDefault="00740474" w:rsidP="00BD7E7B">
      <w:pPr>
        <w:numPr>
          <w:ilvl w:val="0"/>
          <w:numId w:val="84"/>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Double-Check the Quotes:</w:t>
      </w:r>
      <w:r w:rsidRPr="00363904">
        <w:rPr>
          <w:rFonts w:ascii="Times New Roman" w:eastAsia="Times New Roman" w:hAnsi="Times New Roman" w:cs="Times New Roman"/>
          <w:color w:val="111827"/>
          <w:sz w:val="24"/>
          <w:szCs w:val="24"/>
        </w:rPr>
        <w:t> For any quotes, search for the exact phrase along with the speaker's name. If you can't find it in published interviews or on their official channels, it's a huge red flag.</w:t>
      </w:r>
    </w:p>
    <w:p w:rsidR="00740474" w:rsidRPr="00363904" w:rsidRDefault="00740474" w:rsidP="00BD7E7B">
      <w:pPr>
        <w:numPr>
          <w:ilvl w:val="0"/>
          <w:numId w:val="84"/>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Confirm the Sources:</w:t>
      </w:r>
      <w:r w:rsidRPr="00363904">
        <w:rPr>
          <w:rFonts w:ascii="Times New Roman" w:eastAsia="Times New Roman" w:hAnsi="Times New Roman" w:cs="Times New Roman"/>
          <w:color w:val="111827"/>
          <w:sz w:val="24"/>
          <w:szCs w:val="24"/>
        </w:rPr>
        <w:t> When a source like a book or study is cited, take a moment to confirm it actually exists. AI has a nasty habit of inventing legitimate-sounding titles.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The real danger with AI-generated content is the breakdown of verification. It's tempting to just hit "regenerate" and hope for a better result, but that’s a world away from doing the hard work of confirming accuracy.</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Publishing an article with a fabricated statistic or a fake quote can do serious damage to your audience's trust. That’s a loss far more painful to recover from than the few minutes you'll spend fact-checking.</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How to Spot a "Hallucinated" Source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Let’s run through a quick, real-world scenario. You're editing a blog post and you see this sentence: "According to a </w:t>
      </w:r>
      <w:r w:rsidRPr="00363904">
        <w:rPr>
          <w:rFonts w:ascii="Times New Roman" w:eastAsia="Times New Roman" w:hAnsi="Times New Roman" w:cs="Times New Roman"/>
          <w:b/>
          <w:bCs/>
          <w:color w:val="111827"/>
          <w:sz w:val="24"/>
          <w:szCs w:val="24"/>
        </w:rPr>
        <w:t>2023 study by the Chronos Institute</w:t>
      </w:r>
      <w:r w:rsidRPr="00363904">
        <w:rPr>
          <w:rFonts w:ascii="Times New Roman" w:eastAsia="Times New Roman" w:hAnsi="Times New Roman" w:cs="Times New Roman"/>
          <w:color w:val="111827"/>
          <w:sz w:val="24"/>
          <w:szCs w:val="24"/>
        </w:rPr>
        <w:t>, remote teams reported a </w:t>
      </w:r>
      <w:r w:rsidRPr="00363904">
        <w:rPr>
          <w:rFonts w:ascii="Times New Roman" w:eastAsia="Times New Roman" w:hAnsi="Times New Roman" w:cs="Times New Roman"/>
          <w:b/>
          <w:bCs/>
          <w:color w:val="111827"/>
          <w:sz w:val="24"/>
          <w:szCs w:val="24"/>
        </w:rPr>
        <w:t>22% increase</w:t>
      </w:r>
      <w:r w:rsidRPr="00363904">
        <w:rPr>
          <w:rFonts w:ascii="Times New Roman" w:eastAsia="Times New Roman" w:hAnsi="Times New Roman" w:cs="Times New Roman"/>
          <w:color w:val="111827"/>
          <w:sz w:val="24"/>
          <w:szCs w:val="24"/>
        </w:rPr>
        <w:t> in focused work time."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It sounds pretty credible, right? But when you search for "Chronos Institute 2023 study," you find... nothing. This is a classic AI hallucination—a source that sounds plausible but is completely made up.</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same mindset applies to checking for originality in general. The techniques for verifying sources overlap with plagiarism-checking, which you can learn more about in our guide on </w:t>
      </w:r>
      <w:hyperlink r:id="rId609" w:history="1">
        <w:r w:rsidRPr="00363904">
          <w:rPr>
            <w:rFonts w:ascii="Times New Roman" w:eastAsia="Times New Roman" w:hAnsi="Times New Roman" w:cs="Times New Roman"/>
            <w:color w:val="0000FF"/>
            <w:sz w:val="24"/>
            <w:szCs w:val="24"/>
            <w:u w:val="single"/>
          </w:rPr>
          <w:t>checking for plagiarism using Google</w:t>
        </w:r>
      </w:hyperlink>
      <w:r w:rsidRPr="00363904">
        <w:rPr>
          <w:rFonts w:ascii="Times New Roman" w:eastAsia="Times New Roman" w:hAnsi="Times New Roman" w:cs="Times New Roman"/>
          <w:color w:val="111827"/>
          <w:sz w:val="24"/>
          <w:szCs w:val="24"/>
        </w:rPr>
        <w: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Why This Extra Step Is So Important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Failing to verify sources doesn't just make you look careless; it feeds a much bigger problem of information pollution. Every time false or misleading AI content gets published, it becomes that much harder for everyone to separate fact from fiction.</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Here at PureWrite, we see AI as a powerful writing assistant, not a source of absolute truth. Our platform is designed to help you nail the structure and flow of your writing, but the responsibility for factual accuracy always lies with you, the human author. When you pair smart tools with diligent verification, you can create high-quality, trustworthy content.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1"/>
        <w:rPr>
          <w:rFonts w:ascii="Times New Roman" w:eastAsia="Times New Roman" w:hAnsi="Times New Roman" w:cs="Times New Roman"/>
          <w:b/>
          <w:bCs/>
          <w:color w:val="111827"/>
          <w:sz w:val="36"/>
          <w:szCs w:val="36"/>
        </w:rPr>
      </w:pPr>
      <w:r w:rsidRPr="00363904">
        <w:rPr>
          <w:rFonts w:ascii="Times New Roman" w:eastAsia="Times New Roman" w:hAnsi="Times New Roman" w:cs="Times New Roman"/>
          <w:b/>
          <w:bCs/>
          <w:color w:val="111827"/>
          <w:sz w:val="36"/>
          <w:szCs w:val="36"/>
        </w:rPr>
        <w:t>So You’ve Spotted AI-Generated Content. Now What?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Finding out a piece of content was likely written by AI can feel like a "gotcha" moment. But before you hit delete, take a breath. What you do next depends entirely on the situation.</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An educator dealing with a student's paper will react very differently than a content manager reviewing a draft from a freelance writer. The context is everything.</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The real issue is distinguishing between AI as a helpful assistant and AI as a substitute for human effort. There’s a world of difference between a writer using an AI to brainstorm an outline versus someone passing off a raw, unedited AI output as their own. One is smart; the other is a serious ethical problem.</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Drawing the Ethical Line with AI</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Whether you're a professional, a student, or a creator, the ethics of using AI boil down to one thing: </w:t>
      </w:r>
      <w:r w:rsidRPr="00363904">
        <w:rPr>
          <w:rFonts w:ascii="Times New Roman" w:eastAsia="Times New Roman" w:hAnsi="Times New Roman" w:cs="Times New Roman"/>
          <w:b/>
          <w:bCs/>
          <w:color w:val="111827"/>
          <w:sz w:val="24"/>
          <w:szCs w:val="24"/>
        </w:rPr>
        <w:t>honesty</w:t>
      </w:r>
      <w:r w:rsidRPr="00363904">
        <w:rPr>
          <w:rFonts w:ascii="Times New Roman" w:eastAsia="Times New Roman" w:hAnsi="Times New Roman" w:cs="Times New Roman"/>
          <w:color w:val="111827"/>
          <w:sz w:val="24"/>
          <w:szCs w:val="24"/>
        </w:rPr>
        <w: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Are you using the tool to sharpen your own thinking, or are you letting it do the thinking for you? The line is crossed when you claim full authorship for text that you didn't fundamentally shape with your own ideas, analysis, and perspective.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Here at PureWrite, we’re firm believers in responsible AI use. Our platform is designed to be a powerful assistant—a tool to help you refine ideas and polish your writing, not to create the ideas for you. Real authority comes from adding your unique insights, turning a generic draft into something only </w:t>
      </w:r>
      <w:r w:rsidRPr="00363904">
        <w:rPr>
          <w:rFonts w:ascii="Times New Roman" w:eastAsia="Times New Roman" w:hAnsi="Times New Roman" w:cs="Times New Roman"/>
          <w:i/>
          <w:iCs/>
          <w:color w:val="111827"/>
          <w:sz w:val="24"/>
          <w:szCs w:val="24"/>
        </w:rPr>
        <w:t>you</w:t>
      </w:r>
      <w:r w:rsidRPr="00363904">
        <w:rPr>
          <w:rFonts w:ascii="Times New Roman" w:eastAsia="Times New Roman" w:hAnsi="Times New Roman" w:cs="Times New Roman"/>
          <w:color w:val="111827"/>
          <w:sz w:val="24"/>
          <w:szCs w:val="24"/>
        </w:rPr>
        <w:t> could have written.</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From Robotic to Relatable: A Practical Guide to Humanizing AI Drafts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lastRenderedPageBreak/>
        <w:t>Let’s tackle the most common scenario for you as a content creator: you’ve got a first draft from an AI, and now you need to make it yours. Think of the AI output as a lump of clay; your job is to sculpt it into something that actually connects with people.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"humanizing" process is so much more than just swapping out a few words. It's about injecting your genuine personality into the text. A raw AI draft might sound polished, but it often feels soulless and predictable.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Your goal isn't just to fool an AI detector. It’s to create content that’s genuinely valuable and engaging for your readers. Authentic writing builds a loyal audience; robotic content drives them away.</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To get started, you have to actively break down the AI's formulaic patterns. A solid humanizing workflow involves a few key steps that go way beyond a simple grammar check.</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Let's Get to Work: Transforming Your Content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Ready to turn a robotic draft into something that sounds like a real person wrote it? Here are the practical steps you can take right now to infuse your voice and make the content truly original.</w:t>
      </w:r>
    </w:p>
    <w:p w:rsidR="00740474" w:rsidRPr="00363904" w:rsidRDefault="00740474" w:rsidP="00BD7E7B">
      <w:pPr>
        <w:numPr>
          <w:ilvl w:val="0"/>
          <w:numId w:val="85"/>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Tell a Story:</w:t>
      </w:r>
      <w:r w:rsidRPr="00363904">
        <w:rPr>
          <w:rFonts w:ascii="Times New Roman" w:eastAsia="Times New Roman" w:hAnsi="Times New Roman" w:cs="Times New Roman"/>
          <w:color w:val="111827"/>
          <w:sz w:val="24"/>
          <w:szCs w:val="24"/>
        </w:rPr>
        <w:t> AI can't share personal experiences. Where can you add a short, relevant anecdote from your own life or career? This is the fastest way to build a connection and establish credibility.</w:t>
      </w:r>
    </w:p>
    <w:p w:rsidR="00740474" w:rsidRPr="00363904" w:rsidRDefault="00740474" w:rsidP="00BD7E7B">
      <w:pPr>
        <w:numPr>
          <w:ilvl w:val="0"/>
          <w:numId w:val="85"/>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Kill the Vague Statements:</w:t>
      </w:r>
      <w:r w:rsidRPr="00363904">
        <w:rPr>
          <w:rFonts w:ascii="Times New Roman" w:eastAsia="Times New Roman" w:hAnsi="Times New Roman" w:cs="Times New Roman"/>
          <w:color w:val="111827"/>
          <w:sz w:val="24"/>
          <w:szCs w:val="24"/>
        </w:rPr>
        <w:t> AI loves making broad, safe claims that say nothing. Find these sentences and replace them with </w:t>
      </w:r>
      <w:r w:rsidRPr="00363904">
        <w:rPr>
          <w:rFonts w:ascii="Times New Roman" w:eastAsia="Times New Roman" w:hAnsi="Times New Roman" w:cs="Times New Roman"/>
          <w:b/>
          <w:bCs/>
          <w:color w:val="111827"/>
          <w:sz w:val="24"/>
          <w:szCs w:val="24"/>
        </w:rPr>
        <w:t>specific data</w:t>
      </w:r>
      <w:r w:rsidRPr="00363904">
        <w:rPr>
          <w:rFonts w:ascii="Times New Roman" w:eastAsia="Times New Roman" w:hAnsi="Times New Roman" w:cs="Times New Roman"/>
          <w:color w:val="111827"/>
          <w:sz w:val="24"/>
          <w:szCs w:val="24"/>
        </w:rPr>
        <w:t>, a </w:t>
      </w:r>
      <w:r w:rsidRPr="00363904">
        <w:rPr>
          <w:rFonts w:ascii="Times New Roman" w:eastAsia="Times New Roman" w:hAnsi="Times New Roman" w:cs="Times New Roman"/>
          <w:b/>
          <w:bCs/>
          <w:color w:val="111827"/>
          <w:sz w:val="24"/>
          <w:szCs w:val="24"/>
        </w:rPr>
        <w:t>strong, defensible opinion</w:t>
      </w:r>
      <w:r w:rsidRPr="00363904">
        <w:rPr>
          <w:rFonts w:ascii="Times New Roman" w:eastAsia="Times New Roman" w:hAnsi="Times New Roman" w:cs="Times New Roman"/>
          <w:color w:val="111827"/>
          <w:sz w:val="24"/>
          <w:szCs w:val="24"/>
        </w:rPr>
        <w:t>, or a real-world example.</w:t>
      </w:r>
    </w:p>
    <w:p w:rsidR="00740474" w:rsidRPr="00363904" w:rsidRDefault="00740474" w:rsidP="00BD7E7B">
      <w:pPr>
        <w:numPr>
          <w:ilvl w:val="0"/>
          <w:numId w:val="85"/>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Fix the Rhythm:</w:t>
      </w:r>
      <w:r w:rsidRPr="00363904">
        <w:rPr>
          <w:rFonts w:ascii="Times New Roman" w:eastAsia="Times New Roman" w:hAnsi="Times New Roman" w:cs="Times New Roman"/>
          <w:color w:val="111827"/>
          <w:sz w:val="24"/>
          <w:szCs w:val="24"/>
        </w:rPr>
        <w:t> Read the draft out loud. Does it have a monotonous rhythm? That’s a classic AI tell. Mix short, punchy sentences with longer, more detailed ones to create a natural, conversational flow.</w:t>
      </w:r>
    </w:p>
    <w:p w:rsidR="00740474" w:rsidRPr="00363904" w:rsidRDefault="00740474" w:rsidP="00BD7E7B">
      <w:pPr>
        <w:numPr>
          <w:ilvl w:val="0"/>
          <w:numId w:val="85"/>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Tune the Voice:</w:t>
      </w:r>
      <w:r w:rsidRPr="00363904">
        <w:rPr>
          <w:rFonts w:ascii="Times New Roman" w:eastAsia="Times New Roman" w:hAnsi="Times New Roman" w:cs="Times New Roman"/>
          <w:color w:val="111827"/>
          <w:sz w:val="24"/>
          <w:szCs w:val="24"/>
        </w:rPr>
        <w:t> Does this piece </w:t>
      </w:r>
      <w:r w:rsidRPr="00363904">
        <w:rPr>
          <w:rFonts w:ascii="Times New Roman" w:eastAsia="Times New Roman" w:hAnsi="Times New Roman" w:cs="Times New Roman"/>
          <w:i/>
          <w:iCs/>
          <w:color w:val="111827"/>
          <w:sz w:val="24"/>
          <w:szCs w:val="24"/>
        </w:rPr>
        <w:t>sound</w:t>
      </w:r>
      <w:r w:rsidRPr="00363904">
        <w:rPr>
          <w:rFonts w:ascii="Times New Roman" w:eastAsia="Times New Roman" w:hAnsi="Times New Roman" w:cs="Times New Roman"/>
          <w:color w:val="111827"/>
          <w:sz w:val="24"/>
          <w:szCs w:val="24"/>
        </w:rPr>
        <w:t> like you or your brand? Be critical. Adjust the vocabulary and tone to match the voice your audience already knows and trusts.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is exactly what </w:t>
      </w:r>
      <w:r w:rsidRPr="00363904">
        <w:rPr>
          <w:rFonts w:ascii="Times New Roman" w:eastAsia="Times New Roman" w:hAnsi="Times New Roman" w:cs="Times New Roman"/>
          <w:b/>
          <w:bCs/>
          <w:color w:val="111827"/>
          <w:sz w:val="24"/>
          <w:szCs w:val="24"/>
        </w:rPr>
        <w:t>PureWrite</w:t>
      </w:r>
      <w:r w:rsidRPr="00363904">
        <w:rPr>
          <w:rFonts w:ascii="Times New Roman" w:eastAsia="Times New Roman" w:hAnsi="Times New Roman" w:cs="Times New Roman"/>
          <w:color w:val="111827"/>
          <w:sz w:val="24"/>
          <w:szCs w:val="24"/>
        </w:rPr>
        <w:t> was built to do. Our platform helps you move beyond basic edits by giving you sophisticated, actionable recommendations to improve the naturalness and flow of your text. We help you spot and fix those subtle robotic patterns that make AI content feel "off."</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Instead of spending hours manually rewording every sentence, you can use our advanced features to humanize a draft in minutes. We help you keep your core message intact while making sure the final piece reflects your unique expertise.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By using an AI draft as a starting point and then applying your human touch—with a little help from the right tools—you get the best of both worlds. You save time on the heavy lifting and still produce a final piece that is authentic and genuinely yours.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Ready to see how easy it can be? </w:t>
      </w:r>
      <w:r w:rsidRPr="00363904">
        <w:rPr>
          <w:rFonts w:ascii="Times New Roman" w:eastAsia="Times New Roman" w:hAnsi="Times New Roman" w:cs="Times New Roman"/>
          <w:b/>
          <w:bCs/>
          <w:color w:val="111827"/>
          <w:sz w:val="24"/>
          <w:szCs w:val="24"/>
        </w:rPr>
        <w:t>Try PureWrite today and transform your AI drafts into high-quality, human-written content.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1"/>
        <w:rPr>
          <w:rFonts w:ascii="Times New Roman" w:eastAsia="Times New Roman" w:hAnsi="Times New Roman" w:cs="Times New Roman"/>
          <w:b/>
          <w:bCs/>
          <w:color w:val="111827"/>
          <w:sz w:val="36"/>
          <w:szCs w:val="36"/>
        </w:rPr>
      </w:pPr>
      <w:r w:rsidRPr="00363904">
        <w:rPr>
          <w:rFonts w:ascii="Times New Roman" w:eastAsia="Times New Roman" w:hAnsi="Times New Roman" w:cs="Times New Roman"/>
          <w:b/>
          <w:bCs/>
          <w:color w:val="111827"/>
          <w:sz w:val="36"/>
          <w:szCs w:val="36"/>
        </w:rPr>
        <w:t>Your Questions About AI Content Detection, Answered</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As AI writing tools become more common, it's natural to have questions. Everyone from students to marketing professionals is trying to figure out where the lines are drawn. Let's tackle some of the most common questions we hear.</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Our aim here is to give you straightforward, practical answers. The goal isn't to avoid AI, but to use it smartly and ethically, so your own voice always shines through.</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Can AI Detection Tools Be 100% Accurate?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The short answer is no. Not a single AI detection tool on the market is perfect, and it's crucial to remember that.</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These tools are built on probabilities, which means they can get it wrong. You'll run into </w:t>
      </w:r>
      <w:r w:rsidRPr="00363904">
        <w:rPr>
          <w:rFonts w:ascii="Times New Roman" w:eastAsia="Times New Roman" w:hAnsi="Times New Roman" w:cs="Times New Roman"/>
          <w:b/>
          <w:bCs/>
          <w:color w:val="111827"/>
          <w:sz w:val="24"/>
          <w:szCs w:val="24"/>
        </w:rPr>
        <w:t>false positives</w:t>
      </w:r>
      <w:r w:rsidRPr="00363904">
        <w:rPr>
          <w:rFonts w:ascii="Times New Roman" w:eastAsia="Times New Roman" w:hAnsi="Times New Roman" w:cs="Times New Roman"/>
          <w:color w:val="111827"/>
          <w:sz w:val="24"/>
          <w:szCs w:val="24"/>
        </w:rPr>
        <w:t>, where they flag human text as AI-generated, and </w:t>
      </w:r>
      <w:r w:rsidRPr="00363904">
        <w:rPr>
          <w:rFonts w:ascii="Times New Roman" w:eastAsia="Times New Roman" w:hAnsi="Times New Roman" w:cs="Times New Roman"/>
          <w:b/>
          <w:bCs/>
          <w:color w:val="111827"/>
          <w:sz w:val="24"/>
          <w:szCs w:val="24"/>
        </w:rPr>
        <w:t>false negatives</w:t>
      </w:r>
      <w:r w:rsidRPr="00363904">
        <w:rPr>
          <w:rFonts w:ascii="Times New Roman" w:eastAsia="Times New Roman" w:hAnsi="Times New Roman" w:cs="Times New Roman"/>
          <w:color w:val="111827"/>
          <w:sz w:val="24"/>
          <w:szCs w:val="24"/>
        </w:rPr>
        <w:t>, where they miss AI content completely.</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Think of a detector's score as a starting point for a closer look, not the final word. The best method is always a combination of tools and your own judgment. The accuracy of tools like Turnitin, for example, is a hot topic, and we did a deep dive into </w:t>
      </w:r>
      <w:hyperlink r:id="rId610" w:history="1">
        <w:r w:rsidRPr="00363904">
          <w:rPr>
            <w:rFonts w:ascii="Times New Roman" w:eastAsia="Times New Roman" w:hAnsi="Times New Roman" w:cs="Times New Roman"/>
            <w:color w:val="0000FF"/>
            <w:sz w:val="24"/>
            <w:szCs w:val="24"/>
            <w:u w:val="single"/>
          </w:rPr>
          <w:t>whether Turnitin can reliably detect AI</w:t>
        </w:r>
      </w:hyperlink>
      <w:r w:rsidRPr="00363904">
        <w:rPr>
          <w:rFonts w:ascii="Times New Roman" w:eastAsia="Times New Roman" w:hAnsi="Times New Roman" w:cs="Times New Roman"/>
          <w:color w:val="111827"/>
          <w:sz w:val="24"/>
          <w:szCs w:val="24"/>
        </w:rPr>
        <w:t> that you might find interesting.</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Is It Unethical to Use AI for Writing?</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really boils down to two things: </w:t>
      </w:r>
      <w:r w:rsidRPr="00363904">
        <w:rPr>
          <w:rFonts w:ascii="Times New Roman" w:eastAsia="Times New Roman" w:hAnsi="Times New Roman" w:cs="Times New Roman"/>
          <w:b/>
          <w:bCs/>
          <w:color w:val="111827"/>
          <w:sz w:val="24"/>
          <w:szCs w:val="24"/>
        </w:rPr>
        <w:t>transparency</w:t>
      </w:r>
      <w:r w:rsidRPr="00363904">
        <w:rPr>
          <w:rFonts w:ascii="Times New Roman" w:eastAsia="Times New Roman" w:hAnsi="Times New Roman" w:cs="Times New Roman"/>
          <w:color w:val="111827"/>
          <w:sz w:val="24"/>
          <w:szCs w:val="24"/>
        </w:rPr>
        <w:t> and </w:t>
      </w:r>
      <w:r w:rsidRPr="00363904">
        <w:rPr>
          <w:rFonts w:ascii="Times New Roman" w:eastAsia="Times New Roman" w:hAnsi="Times New Roman" w:cs="Times New Roman"/>
          <w:b/>
          <w:bCs/>
          <w:color w:val="111827"/>
          <w:sz w:val="24"/>
          <w:szCs w:val="24"/>
        </w:rPr>
        <w:t>intent</w:t>
      </w:r>
      <w:r w:rsidRPr="00363904">
        <w:rPr>
          <w:rFonts w:ascii="Times New Roman" w:eastAsia="Times New Roman" w:hAnsi="Times New Roman" w:cs="Times New Roman"/>
          <w:color w:val="111827"/>
          <w:sz w:val="24"/>
          <w:szCs w:val="24"/>
        </w:rPr>
        <w:t>. There’s nothing inherently wrong with using AI to get past writer's block or structure a first draft. It can be a massive time-saver.</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The ethical line gets crossed when the intent is to deceive—to pass off AI-generated work as entirely your own, especially where originality is required. Submitting an AI-written essay without adding your own critical thought or analysis is where you get into trouble.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Our Philosophy:</w:t>
      </w:r>
      <w:r w:rsidRPr="00363904">
        <w:rPr>
          <w:rFonts w:ascii="Times New Roman" w:eastAsia="Times New Roman" w:hAnsi="Times New Roman" w:cs="Times New Roman"/>
          <w:color w:val="111827"/>
          <w:sz w:val="24"/>
          <w:szCs w:val="24"/>
        </w:rPr>
        <w:t> We believe AI should be your co-pilot, not the pilot. It can handle some of the heavy lifting, but you should always be the one steering the conversation with your unique insights. True authenticity comes from the author, not the algorithm.</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lastRenderedPageBreak/>
        <w:t>How Do I Make AI-Assisted Content Sound More Human?</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Getting rid of that robotic, slightly-too-perfect AI sound is all about adding back the human element. Once you have a draft, the real work of making it </w:t>
      </w:r>
      <w:r w:rsidRPr="00363904">
        <w:rPr>
          <w:rFonts w:ascii="Times New Roman" w:eastAsia="Times New Roman" w:hAnsi="Times New Roman" w:cs="Times New Roman"/>
          <w:i/>
          <w:iCs/>
          <w:color w:val="111827"/>
          <w:sz w:val="24"/>
          <w:szCs w:val="24"/>
        </w:rPr>
        <w:t>yours</w:t>
      </w:r>
      <w:r w:rsidRPr="00363904">
        <w:rPr>
          <w:rFonts w:ascii="Times New Roman" w:eastAsia="Times New Roman" w:hAnsi="Times New Roman" w:cs="Times New Roman"/>
          <w:color w:val="111827"/>
          <w:sz w:val="24"/>
          <w:szCs w:val="24"/>
        </w:rPr>
        <w:t> begins.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Here are a few things that work every time:</w:t>
      </w:r>
    </w:p>
    <w:p w:rsidR="00740474" w:rsidRPr="00363904" w:rsidRDefault="00740474" w:rsidP="00BD7E7B">
      <w:pPr>
        <w:numPr>
          <w:ilvl w:val="0"/>
          <w:numId w:val="86"/>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Inject Personal Stories:</w:t>
      </w:r>
      <w:r w:rsidRPr="00363904">
        <w:rPr>
          <w:rFonts w:ascii="Times New Roman" w:eastAsia="Times New Roman" w:hAnsi="Times New Roman" w:cs="Times New Roman"/>
          <w:color w:val="111827"/>
          <w:sz w:val="24"/>
          <w:szCs w:val="24"/>
        </w:rPr>
        <w:t> Share a quick anecdote or a personal opinion. An AI has no life experiences to draw from, but you do. This is your biggest advantage.</w:t>
      </w:r>
    </w:p>
    <w:p w:rsidR="00740474" w:rsidRPr="00363904" w:rsidRDefault="00740474" w:rsidP="00BD7E7B">
      <w:pPr>
        <w:numPr>
          <w:ilvl w:val="0"/>
          <w:numId w:val="86"/>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Vary Your Sentence Rhythm:</w:t>
      </w:r>
      <w:r w:rsidRPr="00363904">
        <w:rPr>
          <w:rFonts w:ascii="Times New Roman" w:eastAsia="Times New Roman" w:hAnsi="Times New Roman" w:cs="Times New Roman"/>
          <w:color w:val="111827"/>
          <w:sz w:val="24"/>
          <w:szCs w:val="24"/>
        </w:rPr>
        <w:t> AI often spits out sentences of similar length. Break them up. Follow a long, descriptive sentence with a short, punchy one.</w:t>
      </w:r>
    </w:p>
    <w:p w:rsidR="00740474" w:rsidRPr="00363904" w:rsidRDefault="00740474" w:rsidP="00BD7E7B">
      <w:pPr>
        <w:numPr>
          <w:ilvl w:val="0"/>
          <w:numId w:val="86"/>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Get Specific:</w:t>
      </w:r>
      <w:r w:rsidRPr="00363904">
        <w:rPr>
          <w:rFonts w:ascii="Times New Roman" w:eastAsia="Times New Roman" w:hAnsi="Times New Roman" w:cs="Times New Roman"/>
          <w:color w:val="111827"/>
          <w:sz w:val="24"/>
          <w:szCs w:val="24"/>
        </w:rPr>
        <w:t> Swap out generic fluff for hard data or real-world examples. Instead of "many businesses benefit," say "over </w:t>
      </w:r>
      <w:r w:rsidRPr="00363904">
        <w:rPr>
          <w:rFonts w:ascii="Times New Roman" w:eastAsia="Times New Roman" w:hAnsi="Times New Roman" w:cs="Times New Roman"/>
          <w:b/>
          <w:bCs/>
          <w:color w:val="111827"/>
          <w:sz w:val="24"/>
          <w:szCs w:val="24"/>
        </w:rPr>
        <w:t>50%</w:t>
      </w:r>
      <w:r w:rsidRPr="00363904">
        <w:rPr>
          <w:rFonts w:ascii="Times New Roman" w:eastAsia="Times New Roman" w:hAnsi="Times New Roman" w:cs="Times New Roman"/>
          <w:color w:val="111827"/>
          <w:sz w:val="24"/>
          <w:szCs w:val="24"/>
        </w:rPr>
        <w:t> of small businesses reported a </w:t>
      </w:r>
      <w:r w:rsidRPr="00363904">
        <w:rPr>
          <w:rFonts w:ascii="Times New Roman" w:eastAsia="Times New Roman" w:hAnsi="Times New Roman" w:cs="Times New Roman"/>
          <w:b/>
          <w:bCs/>
          <w:color w:val="111827"/>
          <w:sz w:val="24"/>
          <w:szCs w:val="24"/>
        </w:rPr>
        <w:t>15%</w:t>
      </w:r>
      <w:r w:rsidRPr="00363904">
        <w:rPr>
          <w:rFonts w:ascii="Times New Roman" w:eastAsia="Times New Roman" w:hAnsi="Times New Roman" w:cs="Times New Roman"/>
          <w:color w:val="111827"/>
          <w:sz w:val="24"/>
          <w:szCs w:val="24"/>
        </w:rPr>
        <w:t> increase in efficiency."</w:t>
      </w:r>
    </w:p>
    <w:p w:rsidR="00740474" w:rsidRPr="00363904" w:rsidRDefault="00740474" w:rsidP="00BD7E7B">
      <w:pPr>
        <w:numPr>
          <w:ilvl w:val="0"/>
          <w:numId w:val="86"/>
        </w:numPr>
        <w:pBdr>
          <w:top w:val="single" w:sz="2" w:space="0" w:color="E5E7EB"/>
          <w:left w:val="single" w:sz="2" w:space="0" w:color="E5E7EB"/>
          <w:bottom w:val="single" w:sz="2" w:space="0" w:color="E5E7EB"/>
          <w:right w:val="single" w:sz="2" w:space="0" w:color="E5E7EB"/>
        </w:pBdr>
        <w:spacing w:after="0" w:line="240" w:lineRule="auto"/>
        <w:ind w:left="0"/>
        <w:rPr>
          <w:rFonts w:ascii="Times New Roman" w:eastAsia="Times New Roman" w:hAnsi="Times New Roman" w:cs="Times New Roman"/>
          <w:color w:val="111827"/>
          <w:sz w:val="24"/>
          <w:szCs w:val="24"/>
        </w:rPr>
      </w:pPr>
      <w:r w:rsidRPr="00363904">
        <w:rPr>
          <w:rFonts w:ascii="Times New Roman" w:eastAsia="Times New Roman" w:hAnsi="Times New Roman" w:cs="Times New Roman"/>
          <w:b/>
          <w:bCs/>
          <w:color w:val="111827"/>
          <w:sz w:val="24"/>
          <w:szCs w:val="24"/>
        </w:rPr>
        <w:t>Refine the Tone:</w:t>
      </w:r>
      <w:r w:rsidRPr="00363904">
        <w:rPr>
          <w:rFonts w:ascii="Times New Roman" w:eastAsia="Times New Roman" w:hAnsi="Times New Roman" w:cs="Times New Roman"/>
          <w:color w:val="111827"/>
          <w:sz w:val="24"/>
          <w:szCs w:val="24"/>
        </w:rPr>
        <w:t> Read it aloud. Does it sound like you? Adjust the word choice until it matches the voice your audience expects to hear.</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This is exactly what </w:t>
      </w:r>
      <w:r w:rsidRPr="00363904">
        <w:rPr>
          <w:rFonts w:ascii="Times New Roman" w:eastAsia="Times New Roman" w:hAnsi="Times New Roman" w:cs="Times New Roman"/>
          <w:b/>
          <w:bCs/>
          <w:color w:val="111827"/>
          <w:sz w:val="24"/>
          <w:szCs w:val="24"/>
        </w:rPr>
        <w:t>PureWrite</w:t>
      </w:r>
      <w:r w:rsidRPr="00363904">
        <w:rPr>
          <w:rFonts w:ascii="Times New Roman" w:eastAsia="Times New Roman" w:hAnsi="Times New Roman" w:cs="Times New Roman"/>
          <w:color w:val="111827"/>
          <w:sz w:val="24"/>
          <w:szCs w:val="24"/>
        </w:rPr>
        <w:t> was designed for. Our platform helps you smooth out those robotic edges and make sure the final piece sounds like it was written by a real person.</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outlineLvl w:val="2"/>
        <w:rPr>
          <w:rFonts w:ascii="Times New Roman" w:eastAsia="Times New Roman" w:hAnsi="Times New Roman" w:cs="Times New Roman"/>
          <w:b/>
          <w:bCs/>
          <w:color w:val="111827"/>
          <w:sz w:val="27"/>
          <w:szCs w:val="27"/>
        </w:rPr>
      </w:pPr>
      <w:r w:rsidRPr="00363904">
        <w:rPr>
          <w:rFonts w:ascii="Times New Roman" w:eastAsia="Times New Roman" w:hAnsi="Times New Roman" w:cs="Times New Roman"/>
          <w:b/>
          <w:bCs/>
          <w:color w:val="111827"/>
          <w:sz w:val="27"/>
          <w:szCs w:val="27"/>
        </w:rPr>
        <w:t>Will an AI Humanizer Guarantee I Bypass Detectors?</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While a tool like </w:t>
      </w:r>
      <w:r w:rsidRPr="00363904">
        <w:rPr>
          <w:rFonts w:ascii="Times New Roman" w:eastAsia="Times New Roman" w:hAnsi="Times New Roman" w:cs="Times New Roman"/>
          <w:b/>
          <w:bCs/>
          <w:color w:val="111827"/>
          <w:sz w:val="24"/>
          <w:szCs w:val="24"/>
        </w:rPr>
        <w:t>PureWrite</w:t>
      </w:r>
      <w:r w:rsidRPr="00363904">
        <w:rPr>
          <w:rFonts w:ascii="Times New Roman" w:eastAsia="Times New Roman" w:hAnsi="Times New Roman" w:cs="Times New Roman"/>
          <w:color w:val="111827"/>
          <w:sz w:val="24"/>
          <w:szCs w:val="24"/>
        </w:rPr>
        <w:t> is incredibly effective at rewriting text to avoid AI detection, no one can offer a </w:t>
      </w:r>
      <w:r w:rsidRPr="00363904">
        <w:rPr>
          <w:rFonts w:ascii="Times New Roman" w:eastAsia="Times New Roman" w:hAnsi="Times New Roman" w:cs="Times New Roman"/>
          <w:b/>
          <w:bCs/>
          <w:color w:val="111827"/>
          <w:sz w:val="24"/>
          <w:szCs w:val="24"/>
        </w:rPr>
        <w:t>100% guarantee</w:t>
      </w:r>
      <w:r w:rsidRPr="00363904">
        <w:rPr>
          <w:rFonts w:ascii="Times New Roman" w:eastAsia="Times New Roman" w:hAnsi="Times New Roman" w:cs="Times New Roman"/>
          <w:color w:val="111827"/>
          <w:sz w:val="24"/>
          <w:szCs w:val="24"/>
        </w:rPr>
        <w:t> every single time. Why? Because the detection models are constantly being updated. It's a cat-and-mouse game.</w: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That said, our platform is specifically built to restructure text in a way that mimics human writing patterns. By doing this, it scrubs the statistical markers that detectors are trained to find. Using </w:t>
      </w:r>
      <w:r w:rsidRPr="00363904">
        <w:rPr>
          <w:rFonts w:ascii="Times New Roman" w:eastAsia="Times New Roman" w:hAnsi="Times New Roman" w:cs="Times New Roman"/>
          <w:b/>
          <w:bCs/>
          <w:color w:val="111827"/>
          <w:sz w:val="24"/>
          <w:szCs w:val="24"/>
        </w:rPr>
        <w:t>PureWrite</w:t>
      </w:r>
      <w:r w:rsidRPr="00363904">
        <w:rPr>
          <w:rFonts w:ascii="Times New Roman" w:eastAsia="Times New Roman" w:hAnsi="Times New Roman" w:cs="Times New Roman"/>
          <w:color w:val="111827"/>
          <w:sz w:val="24"/>
          <w:szCs w:val="24"/>
        </w:rPr>
        <w:t> to polish your drafts gives you a much higher chance of creating content that not only passes as human but is also more readable for your audience.</w:t>
      </w:r>
    </w:p>
    <w:p w:rsidR="00740474" w:rsidRPr="00363904" w:rsidRDefault="00740474" w:rsidP="00740474">
      <w:pPr>
        <w:spacing w:after="0" w:line="240" w:lineRule="auto"/>
        <w:rPr>
          <w:rFonts w:ascii="Times New Roman" w:eastAsia="Times New Roman" w:hAnsi="Times New Roman" w:cs="Times New Roman"/>
          <w:color w:val="111827"/>
          <w:sz w:val="24"/>
          <w:szCs w:val="24"/>
        </w:rPr>
      </w:pPr>
      <w:r w:rsidRPr="005B6A36">
        <w:rPr>
          <w:rFonts w:ascii="Times New Roman" w:eastAsia="Times New Roman" w:hAnsi="Times New Roman" w:cs="Times New Roman"/>
          <w:color w:val="111827"/>
          <w:sz w:val="24"/>
          <w:szCs w:val="24"/>
        </w:rPr>
        <w:pict>
          <v:rect id="_x0000_i1025" style="width:0;height:0" o:hralign="center" o:hrstd="t" o:hr="t" fillcolor="#a0a0a0" stroked="f"/>
        </w:pict>
      </w:r>
    </w:p>
    <w:p w:rsidR="00740474" w:rsidRPr="00363904" w:rsidRDefault="00740474" w:rsidP="00740474">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111827"/>
          <w:sz w:val="24"/>
          <w:szCs w:val="24"/>
        </w:rPr>
      </w:pPr>
      <w:r w:rsidRPr="00363904">
        <w:rPr>
          <w:rFonts w:ascii="Times New Roman" w:eastAsia="Times New Roman" w:hAnsi="Times New Roman" w:cs="Times New Roman"/>
          <w:color w:val="111827"/>
          <w:sz w:val="24"/>
          <w:szCs w:val="24"/>
        </w:rPr>
        <w:t>Ready to turn those clunky AI drafts into content that truly connects? </w:t>
      </w:r>
      <w:r w:rsidRPr="00363904">
        <w:rPr>
          <w:rFonts w:ascii="Times New Roman" w:eastAsia="Times New Roman" w:hAnsi="Times New Roman" w:cs="Times New Roman"/>
          <w:b/>
          <w:bCs/>
          <w:color w:val="111827"/>
          <w:sz w:val="24"/>
          <w:szCs w:val="24"/>
        </w:rPr>
        <w:t>PureWrite</w:t>
      </w:r>
      <w:r w:rsidRPr="00363904">
        <w:rPr>
          <w:rFonts w:ascii="Times New Roman" w:eastAsia="Times New Roman" w:hAnsi="Times New Roman" w:cs="Times New Roman"/>
          <w:color w:val="111827"/>
          <w:sz w:val="24"/>
          <w:szCs w:val="24"/>
        </w:rPr>
        <w:t> helps you refine robotic text, inject your unique voice, and confidently create high-quality articles, essays, and emails. </w:t>
      </w:r>
      <w:hyperlink r:id="rId611" w:history="1">
        <w:r w:rsidRPr="00363904">
          <w:rPr>
            <w:rFonts w:ascii="Times New Roman" w:eastAsia="Times New Roman" w:hAnsi="Times New Roman" w:cs="Times New Roman"/>
            <w:color w:val="0000FF"/>
            <w:sz w:val="24"/>
            <w:szCs w:val="24"/>
            <w:u w:val="single"/>
          </w:rPr>
          <w:t>Try PureWrite today</w:t>
        </w:r>
      </w:hyperlink>
      <w:r w:rsidRPr="00363904">
        <w:rPr>
          <w:rFonts w:ascii="Times New Roman" w:eastAsia="Times New Roman" w:hAnsi="Times New Roman" w:cs="Times New Roman"/>
          <w:color w:val="111827"/>
          <w:sz w:val="24"/>
          <w:szCs w:val="24"/>
        </w:rPr>
        <w:t> and feel the difference.</w:t>
      </w:r>
    </w:p>
    <w:p w:rsidR="00740474" w:rsidRPr="00363904" w:rsidRDefault="00740474" w:rsidP="00740474">
      <w:pPr>
        <w:rPr>
          <w:rFonts w:ascii="Times New Roman" w:hAnsi="Times New Roman" w:cs="Times New Roman"/>
        </w:rPr>
      </w:pPr>
    </w:p>
    <w:p w:rsidR="00740474" w:rsidRPr="00740474" w:rsidRDefault="00740474" w:rsidP="00740474">
      <w:pPr>
        <w:rPr>
          <w:rFonts w:ascii="Times New Roman" w:hAnsi="Times New Roman" w:cs="Times New Roman"/>
          <w:sz w:val="24"/>
          <w:szCs w:val="24"/>
        </w:rPr>
      </w:pPr>
    </w:p>
    <w:p w:rsidR="00740474" w:rsidRDefault="00740474">
      <w:pPr>
        <w:rPr>
          <w:rFonts w:ascii="Times New Roman" w:hAnsi="Times New Roman" w:cs="Times New Roman"/>
          <w:b/>
          <w:sz w:val="44"/>
          <w:szCs w:val="44"/>
        </w:rPr>
      </w:pPr>
      <w:r w:rsidRPr="00740474">
        <w:rPr>
          <w:rFonts w:ascii="Times New Roman" w:hAnsi="Times New Roman" w:cs="Times New Roman"/>
          <w:b/>
          <w:sz w:val="44"/>
          <w:szCs w:val="44"/>
        </w:rPr>
        <w:t>How to detect AI writing. Part I</w:t>
      </w:r>
      <w:r>
        <w:rPr>
          <w:rFonts w:ascii="Times New Roman" w:hAnsi="Times New Roman" w:cs="Times New Roman"/>
          <w:b/>
          <w:sz w:val="44"/>
          <w:szCs w:val="44"/>
        </w:rPr>
        <w:t>II</w:t>
      </w:r>
    </w:p>
    <w:p w:rsidR="00740474" w:rsidRDefault="00740474">
      <w:pPr>
        <w:rPr>
          <w:rFonts w:ascii="Times New Roman" w:hAnsi="Times New Roman" w:cs="Times New Roman"/>
          <w:b/>
          <w:sz w:val="44"/>
          <w:szCs w:val="44"/>
        </w:rPr>
      </w:pPr>
    </w:p>
    <w:p w:rsidR="00740474" w:rsidRPr="009D491B" w:rsidRDefault="00740474" w:rsidP="00740474">
      <w:pPr>
        <w:pStyle w:val="BodyText"/>
        <w:spacing w:before="3"/>
        <w:rPr>
          <w:rFonts w:ascii="Times New Roman" w:hAnsi="Times New Roman" w:cs="Times New Roman"/>
          <w:sz w:val="9"/>
        </w:rPr>
      </w:pPr>
    </w:p>
    <w:p w:rsidR="00740474" w:rsidRPr="009D491B" w:rsidRDefault="00740474" w:rsidP="00740474">
      <w:pPr>
        <w:ind w:left="210"/>
        <w:rPr>
          <w:rFonts w:ascii="Times New Roman" w:hAnsi="Times New Roman" w:cs="Times New Roman"/>
          <w:sz w:val="20"/>
        </w:rPr>
      </w:pPr>
      <w:r w:rsidRPr="009D491B">
        <w:rPr>
          <w:rFonts w:ascii="Times New Roman" w:hAnsi="Times New Roman" w:cs="Times New Roman"/>
          <w:noProof/>
          <w:sz w:val="20"/>
        </w:rPr>
        <w:lastRenderedPageBreak/>
        <w:drawing>
          <wp:inline distT="0" distB="0" distL="0" distR="0">
            <wp:extent cx="7014823" cy="3685032"/>
            <wp:effectExtent l="0" t="0" r="0" b="0"/>
            <wp:docPr id="6" name="Image 5" descr="AI Detection Reporting Gui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I Detection Reporting Guide"/>
                    <pic:cNvPicPr/>
                  </pic:nvPicPr>
                  <pic:blipFill>
                    <a:blip r:embed="rId612" cstate="print"/>
                    <a:stretch>
                      <a:fillRect/>
                    </a:stretch>
                  </pic:blipFill>
                  <pic:spPr>
                    <a:xfrm>
                      <a:off x="0" y="0"/>
                      <a:ext cx="7014823" cy="3685032"/>
                    </a:xfrm>
                    <a:prstGeom prst="rect">
                      <a:avLst/>
                    </a:prstGeom>
                  </pic:spPr>
                </pic:pic>
              </a:graphicData>
            </a:graphic>
          </wp:inline>
        </w:drawing>
      </w:r>
    </w:p>
    <w:p w:rsidR="00740474" w:rsidRPr="009D491B" w:rsidRDefault="00740474" w:rsidP="00740474">
      <w:pPr>
        <w:spacing w:before="166"/>
        <w:ind w:left="434"/>
        <w:rPr>
          <w:rFonts w:ascii="Times New Roman" w:hAnsi="Times New Roman" w:cs="Times New Roman"/>
          <w:sz w:val="18"/>
        </w:rPr>
      </w:pPr>
      <w:r w:rsidRPr="009D491B">
        <w:rPr>
          <w:rFonts w:ascii="Times New Roman" w:hAnsi="Times New Roman" w:cs="Times New Roman"/>
          <w:color w:val="454545"/>
          <w:sz w:val="18"/>
        </w:rPr>
        <w:t>Illustration:Nodjadong</w:t>
      </w:r>
      <w:r w:rsidRPr="009D491B">
        <w:rPr>
          <w:rFonts w:ascii="Times New Roman" w:hAnsi="Times New Roman" w:cs="Times New Roman"/>
          <w:color w:val="454545"/>
          <w:spacing w:val="-2"/>
          <w:sz w:val="18"/>
        </w:rPr>
        <w:t>Boonprasert</w:t>
      </w:r>
    </w:p>
    <w:p w:rsidR="00740474" w:rsidRPr="009D491B" w:rsidRDefault="00740474" w:rsidP="00740474">
      <w:pPr>
        <w:pStyle w:val="BodyText"/>
        <w:spacing w:before="142"/>
        <w:rPr>
          <w:rFonts w:ascii="Times New Roman" w:hAnsi="Times New Roman" w:cs="Times New Roman"/>
          <w:sz w:val="19"/>
        </w:rPr>
      </w:pPr>
    </w:p>
    <w:p w:rsidR="00740474" w:rsidRPr="009D491B" w:rsidRDefault="00740474" w:rsidP="00740474">
      <w:pPr>
        <w:spacing w:before="1"/>
        <w:ind w:left="434"/>
        <w:rPr>
          <w:rFonts w:ascii="Times New Roman" w:hAnsi="Times New Roman" w:cs="Times New Roman"/>
          <w:sz w:val="19"/>
        </w:rPr>
      </w:pPr>
      <w:hyperlink r:id="rId613">
        <w:r w:rsidRPr="009D491B">
          <w:rPr>
            <w:rFonts w:ascii="Times New Roman" w:hAnsi="Times New Roman" w:cs="Times New Roman"/>
            <w:color w:val="ABABAB"/>
            <w:sz w:val="17"/>
          </w:rPr>
          <w:t>GLOBALACADEMY</w:t>
        </w:r>
      </w:hyperlink>
      <w:hyperlink r:id="rId614">
        <w:r w:rsidRPr="009D491B">
          <w:rPr>
            <w:rFonts w:ascii="Times New Roman" w:hAnsi="Times New Roman" w:cs="Times New Roman"/>
            <w:color w:val="ABABAB"/>
            <w:sz w:val="19"/>
          </w:rPr>
          <w:t>»Guides</w:t>
        </w:r>
      </w:hyperlink>
      <w:hyperlink r:id="rId615">
        <w:r w:rsidRPr="009D491B">
          <w:rPr>
            <w:rFonts w:ascii="Times New Roman" w:hAnsi="Times New Roman" w:cs="Times New Roman"/>
            <w:color w:val="ABABAB"/>
            <w:sz w:val="17"/>
          </w:rPr>
          <w:t>RESOURCE</w:t>
        </w:r>
      </w:hyperlink>
      <w:hyperlink r:id="rId616">
        <w:r w:rsidRPr="009D491B">
          <w:rPr>
            <w:rFonts w:ascii="Times New Roman" w:hAnsi="Times New Roman" w:cs="Times New Roman"/>
            <w:color w:val="ABABAB"/>
            <w:sz w:val="19"/>
          </w:rPr>
          <w:t>»Guide</w:t>
        </w:r>
      </w:hyperlink>
      <w:r w:rsidRPr="009D491B">
        <w:rPr>
          <w:rFonts w:ascii="Times New Roman" w:hAnsi="Times New Roman" w:cs="Times New Roman"/>
          <w:color w:val="ABABAB"/>
          <w:sz w:val="19"/>
        </w:rPr>
        <w:t>•</w:t>
      </w:r>
      <w:r w:rsidRPr="009D491B">
        <w:rPr>
          <w:rFonts w:ascii="Times New Roman" w:hAnsi="Times New Roman" w:cs="Times New Roman"/>
          <w:color w:val="ABABAB"/>
          <w:sz w:val="17"/>
        </w:rPr>
        <w:t>TOPICS</w:t>
      </w:r>
      <w:hyperlink r:id="rId617">
        <w:r w:rsidRPr="009D491B">
          <w:rPr>
            <w:rFonts w:ascii="Times New Roman" w:hAnsi="Times New Roman" w:cs="Times New Roman"/>
            <w:color w:val="ABABAB"/>
            <w:sz w:val="19"/>
          </w:rPr>
          <w:t>»Investigative</w:t>
        </w:r>
        <w:r w:rsidRPr="009D491B">
          <w:rPr>
            <w:rFonts w:ascii="Times New Roman" w:hAnsi="Times New Roman" w:cs="Times New Roman"/>
            <w:color w:val="ABABAB"/>
            <w:spacing w:val="-2"/>
            <w:sz w:val="19"/>
          </w:rPr>
          <w:t>Techniques</w:t>
        </w:r>
      </w:hyperlink>
    </w:p>
    <w:p w:rsidR="00740474" w:rsidRPr="009D491B" w:rsidRDefault="00740474" w:rsidP="00740474">
      <w:pPr>
        <w:spacing w:before="32"/>
        <w:ind w:left="883" w:right="30"/>
        <w:jc w:val="center"/>
        <w:rPr>
          <w:rFonts w:ascii="Times New Roman" w:hAnsi="Times New Roman" w:cs="Times New Roman"/>
          <w:sz w:val="19"/>
        </w:rPr>
      </w:pPr>
      <w:hyperlink r:id="rId618">
        <w:r w:rsidRPr="009D491B">
          <w:rPr>
            <w:rFonts w:ascii="Times New Roman" w:hAnsi="Times New Roman" w:cs="Times New Roman"/>
            <w:color w:val="ABABAB"/>
            <w:sz w:val="19"/>
          </w:rPr>
          <w:t>»</w:t>
        </w:r>
        <w:r w:rsidRPr="009D491B">
          <w:rPr>
            <w:rFonts w:ascii="Times New Roman" w:hAnsi="Times New Roman" w:cs="Times New Roman"/>
            <w:color w:val="ABABAB"/>
            <w:spacing w:val="-2"/>
            <w:sz w:val="19"/>
          </w:rPr>
          <w:t>Methodology</w:t>
        </w:r>
      </w:hyperlink>
    </w:p>
    <w:p w:rsidR="00740474" w:rsidRPr="009D491B" w:rsidRDefault="00740474" w:rsidP="00740474">
      <w:pPr>
        <w:pStyle w:val="Title"/>
        <w:rPr>
          <w:rFonts w:ascii="Times New Roman" w:hAnsi="Times New Roman" w:cs="Times New Roman"/>
        </w:rPr>
      </w:pPr>
      <w:r w:rsidRPr="009D491B">
        <w:rPr>
          <w:rFonts w:ascii="Times New Roman" w:hAnsi="Times New Roman" w:cs="Times New Roman"/>
          <w:color w:val="ABABAB"/>
          <w:w w:val="90"/>
        </w:rPr>
        <w:t>Reporter</w:t>
      </w:r>
      <w:r w:rsidRPr="009D491B">
        <w:rPr>
          <w:rFonts w:ascii="Times New Roman" w:hAnsi="Times New Roman" w:cs="Times New Roman"/>
          <w:color w:val="ABABAB"/>
          <w:w w:val="90"/>
          <w:sz w:val="21"/>
        </w:rPr>
        <w:t>’</w:t>
      </w:r>
      <w:r w:rsidRPr="009D491B">
        <w:rPr>
          <w:rFonts w:ascii="Times New Roman" w:hAnsi="Times New Roman" w:cs="Times New Roman"/>
          <w:color w:val="ABABAB"/>
          <w:w w:val="90"/>
        </w:rPr>
        <w:t>sGuidetoDetectingAI</w:t>
      </w:r>
      <w:r w:rsidRPr="009D491B">
        <w:rPr>
          <w:rFonts w:ascii="Times New Roman" w:hAnsi="Times New Roman" w:cs="Times New Roman"/>
          <w:color w:val="ABABAB"/>
          <w:w w:val="90"/>
          <w:sz w:val="21"/>
        </w:rPr>
        <w:t>-</w:t>
      </w:r>
      <w:r w:rsidRPr="009D491B">
        <w:rPr>
          <w:rFonts w:ascii="Times New Roman" w:hAnsi="Times New Roman" w:cs="Times New Roman"/>
          <w:color w:val="ABABAB"/>
          <w:w w:val="90"/>
        </w:rPr>
        <w:t>Generated</w:t>
      </w:r>
      <w:r w:rsidRPr="009D491B">
        <w:rPr>
          <w:rFonts w:ascii="Times New Roman" w:hAnsi="Times New Roman" w:cs="Times New Roman"/>
          <w:color w:val="ABABAB"/>
          <w:spacing w:val="-2"/>
          <w:w w:val="90"/>
        </w:rPr>
        <w:t>Content</w:t>
      </w:r>
    </w:p>
    <w:p w:rsidR="00740474" w:rsidRPr="009D491B" w:rsidRDefault="00740474" w:rsidP="00740474">
      <w:pPr>
        <w:pStyle w:val="BodyText"/>
        <w:spacing w:before="198"/>
        <w:ind w:left="434"/>
        <w:rPr>
          <w:rFonts w:ascii="Times New Roman" w:hAnsi="Times New Roman" w:cs="Times New Roman"/>
        </w:rPr>
      </w:pPr>
      <w:r w:rsidRPr="009D491B">
        <w:rPr>
          <w:rFonts w:ascii="Times New Roman" w:hAnsi="Times New Roman" w:cs="Times New Roman"/>
          <w:color w:val="ABABAB"/>
        </w:rPr>
        <w:t>by</w:t>
      </w:r>
      <w:hyperlink r:id="rId619">
        <w:r w:rsidRPr="009D491B">
          <w:rPr>
            <w:rFonts w:ascii="Times New Roman" w:hAnsi="Times New Roman" w:cs="Times New Roman"/>
            <w:color w:val="D3D3D3"/>
          </w:rPr>
          <w:t>HenkvanEss</w:t>
        </w:r>
      </w:hyperlink>
      <w:r w:rsidRPr="009D491B">
        <w:rPr>
          <w:rFonts w:ascii="Times New Roman" w:hAnsi="Times New Roman" w:cs="Times New Roman"/>
          <w:color w:val="ABABAB"/>
        </w:rPr>
        <w:t>•September1,</w:t>
      </w:r>
      <w:r w:rsidRPr="009D491B">
        <w:rPr>
          <w:rFonts w:ascii="Times New Roman" w:hAnsi="Times New Roman" w:cs="Times New Roman"/>
          <w:color w:val="ABABAB"/>
          <w:spacing w:val="-4"/>
        </w:rPr>
        <w:t>2025</w:t>
      </w:r>
    </w:p>
    <w:p w:rsidR="00740474" w:rsidRPr="009D491B" w:rsidRDefault="00740474" w:rsidP="00740474">
      <w:pPr>
        <w:pStyle w:val="BodyText"/>
        <w:spacing w:before="6"/>
        <w:rPr>
          <w:rFonts w:ascii="Times New Roman" w:hAnsi="Times New Roman" w:cs="Times New Roman"/>
        </w:rPr>
      </w:pPr>
    </w:p>
    <w:p w:rsidR="00740474" w:rsidRPr="009D491B" w:rsidRDefault="00740474" w:rsidP="00740474">
      <w:pPr>
        <w:ind w:left="434"/>
        <w:rPr>
          <w:rFonts w:ascii="Times New Roman" w:hAnsi="Times New Roman" w:cs="Times New Roman"/>
          <w:sz w:val="17"/>
        </w:rPr>
      </w:pPr>
      <w:r w:rsidRPr="009D491B">
        <w:rPr>
          <w:rFonts w:ascii="Times New Roman" w:hAnsi="Times New Roman" w:cs="Times New Roman"/>
          <w:color w:val="ABABAB"/>
          <w:w w:val="105"/>
          <w:sz w:val="17"/>
        </w:rPr>
        <w:t>READTHISARTICLE</w:t>
      </w:r>
      <w:r w:rsidRPr="009D491B">
        <w:rPr>
          <w:rFonts w:ascii="Times New Roman" w:hAnsi="Times New Roman" w:cs="Times New Roman"/>
          <w:color w:val="ABABAB"/>
          <w:spacing w:val="-5"/>
          <w:w w:val="105"/>
          <w:sz w:val="17"/>
        </w:rPr>
        <w:t>IN</w:t>
      </w:r>
    </w:p>
    <w:p w:rsidR="00740474" w:rsidRPr="009D491B" w:rsidRDefault="00740474" w:rsidP="00740474">
      <w:pPr>
        <w:tabs>
          <w:tab w:val="left" w:pos="1415"/>
          <w:tab w:val="left" w:pos="2434"/>
          <w:tab w:val="left" w:pos="3540"/>
          <w:tab w:val="left" w:pos="4305"/>
          <w:tab w:val="left" w:pos="5425"/>
          <w:tab w:val="left" w:pos="6496"/>
          <w:tab w:val="left" w:pos="7453"/>
          <w:tab w:val="left" w:pos="8845"/>
        </w:tabs>
        <w:spacing w:before="206"/>
        <w:ind w:left="599"/>
        <w:rPr>
          <w:rFonts w:ascii="Times New Roman" w:eastAsia="Segoe UI Semibold" w:hAnsi="Times New Roman" w:cs="Times New Roman"/>
          <w:sz w:val="19"/>
          <w:szCs w:val="19"/>
        </w:rPr>
      </w:pPr>
      <w:hyperlink r:id="rId620">
        <w:r w:rsidRPr="009D491B">
          <w:rPr>
            <w:rFonts w:ascii="Times New Roman" w:eastAsia="Nirmala UI" w:hAnsi="Nirmala UI" w:cs="Times New Roman"/>
            <w:color w:val="ABABAB"/>
            <w:spacing w:val="-2"/>
            <w:w w:val="110"/>
            <w:sz w:val="19"/>
            <w:szCs w:val="19"/>
          </w:rPr>
          <w:t>বাংলা</w:t>
        </w:r>
      </w:hyperlink>
      <w:r w:rsidRPr="009D491B">
        <w:rPr>
          <w:rFonts w:ascii="Times New Roman" w:eastAsia="Nirmala UI" w:hAnsi="Times New Roman" w:cs="Times New Roman"/>
          <w:color w:val="ABABAB"/>
          <w:sz w:val="19"/>
          <w:szCs w:val="19"/>
        </w:rPr>
        <w:tab/>
      </w:r>
      <w:hyperlink r:id="rId621">
        <w:r w:rsidRPr="009D491B">
          <w:rPr>
            <w:rFonts w:ascii="Times New Roman" w:eastAsia="Segoe UI Semibold" w:hAnsi="Times New Roman" w:cs="Times New Roman"/>
            <w:color w:val="ABABAB"/>
            <w:spacing w:val="-2"/>
            <w:w w:val="110"/>
            <w:sz w:val="19"/>
            <w:szCs w:val="19"/>
          </w:rPr>
          <w:t>English</w:t>
        </w:r>
      </w:hyperlink>
      <w:r w:rsidRPr="009D491B">
        <w:rPr>
          <w:rFonts w:ascii="Times New Roman" w:eastAsia="Segoe UI Semibold" w:hAnsi="Times New Roman" w:cs="Times New Roman"/>
          <w:color w:val="ABABAB"/>
          <w:sz w:val="19"/>
          <w:szCs w:val="19"/>
        </w:rPr>
        <w:tab/>
      </w:r>
      <w:hyperlink r:id="rId622">
        <w:r w:rsidRPr="009D491B">
          <w:rPr>
            <w:rFonts w:ascii="Times New Roman" w:eastAsia="Segoe UI Semibold" w:hAnsi="Times New Roman" w:cs="Times New Roman"/>
            <w:color w:val="ABABAB"/>
            <w:spacing w:val="-2"/>
            <w:w w:val="110"/>
            <w:sz w:val="19"/>
            <w:szCs w:val="19"/>
          </w:rPr>
          <w:t>Français</w:t>
        </w:r>
      </w:hyperlink>
      <w:r w:rsidRPr="009D491B">
        <w:rPr>
          <w:rFonts w:ascii="Times New Roman" w:eastAsia="Segoe UI Semibold" w:hAnsi="Times New Roman" w:cs="Times New Roman"/>
          <w:color w:val="ABABAB"/>
          <w:sz w:val="19"/>
          <w:szCs w:val="19"/>
        </w:rPr>
        <w:tab/>
      </w:r>
      <w:hyperlink r:id="rId623">
        <w:r w:rsidRPr="009D491B">
          <w:rPr>
            <w:rFonts w:ascii="Times New Roman" w:eastAsia="Nirmala UI" w:hAnsi="Nirmala UI" w:cs="Times New Roman"/>
            <w:color w:val="ABABAB"/>
            <w:w w:val="110"/>
            <w:sz w:val="19"/>
            <w:szCs w:val="19"/>
          </w:rPr>
          <w:t>िह</w:t>
        </w:r>
        <w:r w:rsidRPr="009D491B">
          <w:rPr>
            <w:rFonts w:ascii="Times New Roman" w:eastAsia="Nirmala UI" w:hAnsi="Nirmala UI" w:cs="Times New Roman"/>
            <w:color w:val="ABABAB"/>
            <w:spacing w:val="-10"/>
            <w:w w:val="195"/>
            <w:sz w:val="19"/>
            <w:szCs w:val="19"/>
          </w:rPr>
          <w:t>ी</w:t>
        </w:r>
      </w:hyperlink>
      <w:r w:rsidRPr="009D491B">
        <w:rPr>
          <w:rFonts w:ascii="Times New Roman" w:eastAsia="Nirmala UI" w:hAnsi="Times New Roman" w:cs="Times New Roman"/>
          <w:color w:val="ABABAB"/>
          <w:sz w:val="19"/>
          <w:szCs w:val="19"/>
        </w:rPr>
        <w:tab/>
      </w:r>
      <w:hyperlink r:id="rId624">
        <w:r w:rsidRPr="009D491B">
          <w:rPr>
            <w:rFonts w:ascii="Times New Roman" w:eastAsia="Segoe UI Semibold" w:hAnsi="Times New Roman" w:cs="Times New Roman"/>
            <w:color w:val="ABABAB"/>
            <w:spacing w:val="-2"/>
            <w:w w:val="110"/>
            <w:sz w:val="19"/>
            <w:szCs w:val="19"/>
          </w:rPr>
          <w:t>Русский</w:t>
        </w:r>
      </w:hyperlink>
      <w:r w:rsidRPr="009D491B">
        <w:rPr>
          <w:rFonts w:ascii="Times New Roman" w:eastAsia="Segoe UI Semibold" w:hAnsi="Times New Roman" w:cs="Times New Roman"/>
          <w:color w:val="ABABAB"/>
          <w:sz w:val="19"/>
          <w:szCs w:val="19"/>
        </w:rPr>
        <w:tab/>
      </w:r>
      <w:hyperlink r:id="rId625">
        <w:r w:rsidRPr="009D491B">
          <w:rPr>
            <w:rFonts w:ascii="Times New Roman" w:eastAsia="Segoe UI Semibold" w:hAnsi="Times New Roman" w:cs="Times New Roman"/>
            <w:color w:val="ABABAB"/>
            <w:spacing w:val="-2"/>
            <w:w w:val="110"/>
            <w:sz w:val="19"/>
            <w:szCs w:val="19"/>
          </w:rPr>
          <w:t>Español</w:t>
        </w:r>
      </w:hyperlink>
      <w:r w:rsidRPr="009D491B">
        <w:rPr>
          <w:rFonts w:ascii="Times New Roman" w:eastAsia="Segoe UI Semibold" w:hAnsi="Times New Roman" w:cs="Times New Roman"/>
          <w:color w:val="ABABAB"/>
          <w:sz w:val="19"/>
          <w:szCs w:val="19"/>
        </w:rPr>
        <w:tab/>
      </w:r>
      <w:hyperlink r:id="rId626">
        <w:r w:rsidRPr="009D491B">
          <w:rPr>
            <w:rFonts w:ascii="Times New Roman" w:eastAsia="Segoe UI Semibold" w:hAnsi="Times New Roman" w:cs="Times New Roman"/>
            <w:color w:val="ABABAB"/>
            <w:spacing w:val="-2"/>
            <w:w w:val="110"/>
            <w:sz w:val="19"/>
            <w:szCs w:val="19"/>
          </w:rPr>
          <w:t>Türkçe</w:t>
        </w:r>
      </w:hyperlink>
      <w:r w:rsidRPr="009D491B">
        <w:rPr>
          <w:rFonts w:ascii="Times New Roman" w:eastAsia="Segoe UI Semibold" w:hAnsi="Times New Roman" w:cs="Times New Roman"/>
          <w:color w:val="ABABAB"/>
          <w:sz w:val="19"/>
          <w:szCs w:val="19"/>
        </w:rPr>
        <w:tab/>
      </w:r>
      <w:hyperlink r:id="rId627">
        <w:r w:rsidRPr="009D491B">
          <w:rPr>
            <w:rFonts w:ascii="Times New Roman" w:eastAsia="Segoe UI Semibold" w:hAnsi="Times New Roman" w:cs="Times New Roman"/>
            <w:color w:val="ABABAB"/>
            <w:spacing w:val="-2"/>
            <w:w w:val="110"/>
            <w:sz w:val="19"/>
            <w:szCs w:val="19"/>
          </w:rPr>
          <w:t>Українська</w:t>
        </w:r>
      </w:hyperlink>
      <w:r w:rsidRPr="009D491B">
        <w:rPr>
          <w:rFonts w:ascii="Times New Roman" w:eastAsia="Segoe UI Semibold" w:hAnsi="Times New Roman" w:cs="Times New Roman"/>
          <w:color w:val="ABABAB"/>
          <w:sz w:val="19"/>
          <w:szCs w:val="19"/>
        </w:rPr>
        <w:tab/>
      </w:r>
      <w:hyperlink r:id="rId628">
        <w:r w:rsidRPr="009D491B">
          <w:rPr>
            <w:rFonts w:ascii="Times New Roman" w:eastAsia="Segoe UI Semibold" w:hAnsi="Times New Roman" w:cs="Times New Roman"/>
            <w:color w:val="ABABAB"/>
            <w:spacing w:val="-2"/>
            <w:w w:val="110"/>
            <w:sz w:val="19"/>
            <w:szCs w:val="19"/>
          </w:rPr>
          <w:t>Português</w:t>
        </w:r>
      </w:hyperlink>
    </w:p>
    <w:p w:rsidR="00740474" w:rsidRPr="009D491B" w:rsidRDefault="00740474" w:rsidP="00740474">
      <w:pPr>
        <w:spacing w:before="138"/>
        <w:ind w:left="599"/>
        <w:rPr>
          <w:rFonts w:ascii="Times New Roman" w:eastAsia="Arial MT" w:hAnsi="Times New Roman" w:cs="Times New Roman"/>
          <w:sz w:val="19"/>
        </w:rPr>
      </w:pPr>
      <w:hyperlink r:id="rId629">
        <w:r w:rsidRPr="009D491B">
          <w:rPr>
            <w:rFonts w:ascii="Times New Roman" w:eastAsia="Microsoft YaHei" w:hAnsi="Microsoft YaHei" w:cs="Times New Roman"/>
            <w:color w:val="ABABAB"/>
            <w:spacing w:val="5"/>
            <w:position w:val="1"/>
            <w:sz w:val="19"/>
          </w:rPr>
          <w:t>中文</w:t>
        </w:r>
        <w:r w:rsidRPr="009D491B">
          <w:rPr>
            <w:rFonts w:ascii="Times New Roman" w:eastAsia="Microsoft YaHei" w:hAnsi="Times New Roman" w:cs="Times New Roman"/>
            <w:color w:val="ABABAB"/>
            <w:spacing w:val="5"/>
            <w:position w:val="1"/>
            <w:sz w:val="19"/>
          </w:rPr>
          <w:t xml:space="preserve"> </w:t>
        </w:r>
        <w:r w:rsidRPr="009D491B">
          <w:rPr>
            <w:rFonts w:ascii="Times New Roman" w:eastAsia="Arial MT" w:hAnsi="Times New Roman" w:cs="Times New Roman"/>
            <w:color w:val="454545"/>
            <w:spacing w:val="-10"/>
            <w:sz w:val="19"/>
          </w:rPr>
          <w:t></w:t>
        </w:r>
      </w:hyperlink>
    </w:p>
    <w:p w:rsidR="00740474" w:rsidRPr="009D491B" w:rsidRDefault="00740474" w:rsidP="00740474">
      <w:pPr>
        <w:pStyle w:val="BodyText"/>
        <w:spacing w:before="46"/>
        <w:rPr>
          <w:rFonts w:ascii="Times New Roman" w:hAnsi="Times New Roman" w:cs="Times New Roman"/>
          <w:sz w:val="20"/>
        </w:rPr>
      </w:pPr>
      <w:r w:rsidRPr="009D491B">
        <w:rPr>
          <w:rFonts w:ascii="Times New Roman" w:hAnsi="Times New Roman" w:cs="Times New Roman"/>
          <w:sz w:val="20"/>
        </w:rPr>
        <w:pict>
          <v:rect id="docshape5" o:spid="_x0000_s1040" style="position:absolute;margin-left:28.5pt;margin-top:15.05pt;width:555.35pt;height:.75pt;z-index:-251653120;mso-wrap-distance-left:0;mso-wrap-distance-right:0;mso-position-horizontal-relative:page" fillcolor="black" stroked="f">
            <v:fill opacity="6684f"/>
            <w10:wrap type="topAndBottom" anchorx="page"/>
          </v:rect>
        </w:pict>
      </w:r>
    </w:p>
    <w:p w:rsidR="00740474" w:rsidRPr="009D491B" w:rsidRDefault="00740474" w:rsidP="00740474">
      <w:pPr>
        <w:pStyle w:val="BodyText"/>
        <w:spacing w:before="161"/>
        <w:rPr>
          <w:rFonts w:ascii="Times New Roman" w:hAnsi="Times New Roman" w:cs="Times New Roman"/>
        </w:rPr>
      </w:pPr>
    </w:p>
    <w:p w:rsidR="00740474" w:rsidRPr="009D491B" w:rsidRDefault="00740474" w:rsidP="00740474">
      <w:pPr>
        <w:pStyle w:val="BodyText"/>
        <w:spacing w:before="1" w:line="333" w:lineRule="auto"/>
        <w:ind w:left="434" w:right="476"/>
        <w:rPr>
          <w:rFonts w:ascii="Times New Roman" w:hAnsi="Times New Roman" w:cs="Times New Roman"/>
        </w:rPr>
      </w:pPr>
      <w:r w:rsidRPr="009D491B">
        <w:rPr>
          <w:rFonts w:ascii="Times New Roman" w:hAnsi="Times New Roman" w:cs="Times New Roman"/>
          <w:color w:val="202020"/>
          <w:w w:val="105"/>
        </w:rPr>
        <w:t xml:space="preserve">We’reapproachingapointwherethesignal-to-noiseratioisgettingclosetoone—meaningthatasthe pace of misinformation approaches that of factual information, it’s becoming </w:t>
      </w:r>
      <w:hyperlink r:id="rId630">
        <w:r w:rsidRPr="009D491B">
          <w:rPr>
            <w:rFonts w:ascii="Times New Roman" w:hAnsi="Times New Roman" w:cs="Times New Roman"/>
            <w:color w:val="666666"/>
            <w:w w:val="105"/>
            <w:u w:val="single" w:color="666666"/>
          </w:rPr>
          <w:t>nearlyimpossible</w:t>
        </w:r>
      </w:hyperlink>
      <w:r w:rsidRPr="009D491B">
        <w:rPr>
          <w:rFonts w:ascii="Times New Roman" w:hAnsi="Times New Roman" w:cs="Times New Roman"/>
          <w:color w:val="202020"/>
          <w:w w:val="105"/>
        </w:rPr>
        <w:t>to tell what’s real. This guide teaches journalists how to try to identify AI-generated content under deadline pressure,oﬀeringsevenadvanceddetectioncategoriesthateveryreporterneedstomaster.</w:t>
      </w:r>
    </w:p>
    <w:p w:rsidR="00740474" w:rsidRPr="009D491B" w:rsidRDefault="00740474" w:rsidP="00740474">
      <w:pPr>
        <w:pStyle w:val="BodyText"/>
        <w:spacing w:before="240" w:line="333" w:lineRule="auto"/>
        <w:ind w:left="434" w:right="476"/>
        <w:rPr>
          <w:rFonts w:ascii="Times New Roman" w:hAnsi="Times New Roman" w:cs="Times New Roman"/>
        </w:rPr>
      </w:pPr>
      <w:r w:rsidRPr="009D491B">
        <w:rPr>
          <w:rFonts w:ascii="Times New Roman" w:hAnsi="Times New Roman" w:cs="Times New Roman"/>
          <w:color w:val="202020"/>
        </w:rPr>
        <w:t xml:space="preserve">Assomeonewhohelpsnewsroomsﬁghtmisinformation,here’swhatkeepsmeupatnight: Traditional </w:t>
      </w:r>
      <w:r w:rsidRPr="009D491B">
        <w:rPr>
          <w:rFonts w:ascii="Times New Roman" w:hAnsi="Times New Roman" w:cs="Times New Roman"/>
          <w:color w:val="202020"/>
          <w:w w:val="110"/>
        </w:rPr>
        <w:t>fact-checkingtakeshoursordays.AImisinformationgenerationtakesminutes.</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05"/>
        </w:rPr>
        <w:t xml:space="preserve">Video misinformation is so old that it predates modern AI technology by decades. Even despite the basictechnicallimitationsofearlyrecordingequipment,itcouldcreatedevastatingfalseimpressions. In 2003, nanny </w:t>
      </w:r>
      <w:hyperlink r:id="rId631">
        <w:r w:rsidRPr="009D491B">
          <w:rPr>
            <w:rFonts w:ascii="Times New Roman" w:hAnsi="Times New Roman" w:cs="Times New Roman"/>
            <w:color w:val="666666"/>
            <w:w w:val="105"/>
            <w:u w:val="single" w:color="666666"/>
          </w:rPr>
          <w:t>Claudia Muro spent 29 months in jail</w:t>
        </w:r>
      </w:hyperlink>
      <w:r w:rsidRPr="009D491B">
        <w:rPr>
          <w:rFonts w:ascii="Times New Roman" w:hAnsi="Times New Roman" w:cs="Times New Roman"/>
          <w:color w:val="202020"/>
          <w:w w:val="105"/>
        </w:rPr>
        <w:t>because a low-frame-rate security camera made</w:t>
      </w:r>
    </w:p>
    <w:p w:rsidR="00740474" w:rsidRPr="009D491B" w:rsidRDefault="00740474" w:rsidP="00740474">
      <w:pPr>
        <w:pStyle w:val="BodyText"/>
        <w:spacing w:line="333" w:lineRule="auto"/>
        <w:rPr>
          <w:rFonts w:ascii="Times New Roman" w:hAnsi="Times New Roman" w:cs="Times New Roman"/>
        </w:rPr>
        <w:sectPr w:rsidR="00740474" w:rsidRPr="009D491B" w:rsidSect="00740474">
          <w:headerReference w:type="default" r:id="rId632"/>
          <w:footerReference w:type="default" r:id="rId633"/>
          <w:pgSz w:w="12240" w:h="15840"/>
          <w:pgMar w:top="460" w:right="360" w:bottom="460" w:left="360" w:header="284" w:footer="275" w:gutter="0"/>
          <w:pgNumType w:start="1"/>
          <w:cols w:space="720"/>
        </w:sectPr>
      </w:pPr>
    </w:p>
    <w:p w:rsidR="00740474" w:rsidRPr="009D491B" w:rsidRDefault="00740474" w:rsidP="00740474">
      <w:pPr>
        <w:pStyle w:val="BodyText"/>
        <w:spacing w:before="122" w:line="333" w:lineRule="auto"/>
        <w:ind w:left="434" w:right="476"/>
        <w:rPr>
          <w:rFonts w:ascii="Times New Roman" w:hAnsi="Times New Roman" w:cs="Times New Roman"/>
        </w:rPr>
      </w:pPr>
      <w:r w:rsidRPr="009D491B">
        <w:rPr>
          <w:rFonts w:ascii="Times New Roman" w:hAnsi="Times New Roman" w:cs="Times New Roman"/>
          <w:color w:val="202020"/>
          <w:w w:val="105"/>
        </w:rPr>
        <w:lastRenderedPageBreak/>
        <w:t>gentle motions look violent — and nobody thought to verify the footage. In January 2025,</w:t>
      </w:r>
      <w:hyperlink r:id="rId634">
        <w:r w:rsidRPr="009D491B">
          <w:rPr>
            <w:rFonts w:ascii="Times New Roman" w:hAnsi="Times New Roman" w:cs="Times New Roman"/>
            <w:color w:val="666666"/>
            <w:w w:val="105"/>
            <w:u w:val="single" w:color="666666"/>
          </w:rPr>
          <w:t>UK teacher</w:t>
        </w:r>
      </w:hyperlink>
      <w:hyperlink r:id="rId635">
        <w:r w:rsidRPr="009D491B">
          <w:rPr>
            <w:rFonts w:ascii="Times New Roman" w:hAnsi="Times New Roman" w:cs="Times New Roman"/>
            <w:color w:val="666666"/>
            <w:w w:val="105"/>
            <w:u w:val="single" w:color="666666"/>
          </w:rPr>
          <w:t>CherylBennettwasdrivenintohidin</w:t>
        </w:r>
        <w:r w:rsidRPr="009D491B">
          <w:rPr>
            <w:rFonts w:ascii="Times New Roman" w:hAnsi="Times New Roman" w:cs="Times New Roman"/>
            <w:color w:val="666666"/>
            <w:w w:val="105"/>
          </w:rPr>
          <w:t>g</w:t>
        </w:r>
      </w:hyperlink>
      <w:r w:rsidRPr="009D491B">
        <w:rPr>
          <w:rFonts w:ascii="Times New Roman" w:hAnsi="Times New Roman" w:cs="Times New Roman"/>
          <w:color w:val="202020"/>
          <w:w w:val="105"/>
        </w:rPr>
        <w:t>afteradeepfakevideofalselyshowedhermakingracistremarks.</w:t>
      </w:r>
    </w:p>
    <w:p w:rsidR="00740474" w:rsidRPr="009D491B" w:rsidRDefault="00740474" w:rsidP="00740474">
      <w:pPr>
        <w:pStyle w:val="BodyText"/>
        <w:spacing w:before="1"/>
        <w:rPr>
          <w:rFonts w:ascii="Times New Roman" w:hAnsi="Times New Roman" w:cs="Times New Roman"/>
          <w:sz w:val="14"/>
        </w:rPr>
      </w:pPr>
      <w:r w:rsidRPr="009D491B">
        <w:rPr>
          <w:rFonts w:ascii="Times New Roman" w:hAnsi="Times New Roman" w:cs="Times New Roman"/>
          <w:noProof/>
          <w:sz w:val="14"/>
        </w:rPr>
        <w:drawing>
          <wp:anchor distT="0" distB="0" distL="0" distR="0" simplePos="0" relativeHeight="251664384" behindDoc="1" locked="0" layoutInCell="1" allowOverlap="1">
            <wp:simplePos x="0" y="0"/>
            <wp:positionH relativeFrom="page">
              <wp:posOffset>1514474</wp:posOffset>
            </wp:positionH>
            <wp:positionV relativeFrom="paragraph">
              <wp:posOffset>120335</wp:posOffset>
            </wp:positionV>
            <wp:extent cx="4762500" cy="30099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36" cstate="print"/>
                    <a:stretch>
                      <a:fillRect/>
                    </a:stretch>
                  </pic:blipFill>
                  <pic:spPr>
                    <a:xfrm>
                      <a:off x="0" y="0"/>
                      <a:ext cx="4762500" cy="3009900"/>
                    </a:xfrm>
                    <a:prstGeom prst="rect">
                      <a:avLst/>
                    </a:prstGeom>
                  </pic:spPr>
                </pic:pic>
              </a:graphicData>
            </a:graphic>
          </wp:anchor>
        </w:drawing>
      </w:r>
    </w:p>
    <w:p w:rsidR="00740474" w:rsidRPr="009D491B" w:rsidRDefault="00740474" w:rsidP="00740474">
      <w:pPr>
        <w:spacing w:before="150" w:line="256" w:lineRule="auto"/>
        <w:ind w:left="2017" w:right="2122"/>
        <w:rPr>
          <w:rFonts w:ascii="Times New Roman" w:hAnsi="Times New Roman" w:cs="Times New Roman"/>
          <w:sz w:val="18"/>
        </w:rPr>
      </w:pPr>
      <w:r w:rsidRPr="009D491B">
        <w:rPr>
          <w:rFonts w:ascii="Times New Roman" w:hAnsi="Times New Roman" w:cs="Times New Roman"/>
          <w:color w:val="666666"/>
          <w:sz w:val="18"/>
        </w:rPr>
        <w:t>AI-generated image purporting to show Pope Francis I wearing a Balenciaga puffer jacket. Image: Midjournery, Pablo Xavier</w:t>
      </w:r>
    </w:p>
    <w:p w:rsidR="00740474" w:rsidRPr="009D491B" w:rsidRDefault="00740474" w:rsidP="00740474">
      <w:pPr>
        <w:pStyle w:val="BodyText"/>
        <w:spacing w:before="19"/>
        <w:rPr>
          <w:rFonts w:ascii="Times New Roman" w:hAnsi="Times New Roman" w:cs="Times New Roman"/>
          <w:sz w:val="18"/>
        </w:rPr>
      </w:pPr>
    </w:p>
    <w:p w:rsidR="00740474" w:rsidRPr="009D491B" w:rsidRDefault="00740474" w:rsidP="00740474">
      <w:pPr>
        <w:pStyle w:val="BodyText"/>
        <w:spacing w:line="333" w:lineRule="auto"/>
        <w:ind w:left="434" w:right="476"/>
        <w:rPr>
          <w:rFonts w:ascii="Times New Roman" w:hAnsi="Times New Roman" w:cs="Times New Roman"/>
        </w:rPr>
      </w:pPr>
      <w:r w:rsidRPr="009D491B">
        <w:rPr>
          <w:rFonts w:ascii="Times New Roman" w:hAnsi="Times New Roman" w:cs="Times New Roman"/>
          <w:color w:val="202020"/>
          <w:w w:val="105"/>
        </w:rPr>
        <w:t xml:space="preserve">This viral image of Pope Francis I in a white Balenciaga puﬀer coat fooled millions on social media before being revealed as </w:t>
      </w:r>
      <w:hyperlink r:id="rId637">
        <w:r w:rsidRPr="009D491B">
          <w:rPr>
            <w:rFonts w:ascii="Times New Roman" w:hAnsi="Times New Roman" w:cs="Times New Roman"/>
            <w:color w:val="666666"/>
            <w:w w:val="105"/>
            <w:u w:val="single" w:color="666666"/>
          </w:rPr>
          <w:t>AI-generated</w:t>
        </w:r>
      </w:hyperlink>
      <w:r w:rsidRPr="009D491B">
        <w:rPr>
          <w:rFonts w:ascii="Times New Roman" w:hAnsi="Times New Roman" w:cs="Times New Roman"/>
          <w:color w:val="202020"/>
          <w:w w:val="105"/>
        </w:rPr>
        <w:t xml:space="preserve">using Midjourney’s text-to-image prompt. Key detection clues includedthecruciﬁxhangingathischestheldinexplicablyaloft,withonlyawhitepuﬀerjacketwhere the other half of the chain should be. The image’s creator, Pablo Xavier, told </w:t>
      </w:r>
      <w:hyperlink r:id="rId638">
        <w:r w:rsidRPr="009D491B">
          <w:rPr>
            <w:rFonts w:ascii="Times New Roman" w:hAnsi="Times New Roman" w:cs="Times New Roman"/>
            <w:color w:val="666666"/>
            <w:w w:val="105"/>
            <w:u w:val="single" w:color="666666"/>
          </w:rPr>
          <w:t>BuzzFeed News</w:t>
        </w:r>
      </w:hyperlink>
      <w:r w:rsidRPr="009D491B">
        <w:rPr>
          <w:rFonts w:ascii="Times New Roman" w:hAnsi="Times New Roman" w:cs="Times New Roman"/>
          <w:color w:val="202020"/>
          <w:w w:val="105"/>
        </w:rPr>
        <w:t>: “I just thought it was funny to see the Pope in a funny jacket.”</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rPr>
        <w:pict>
          <v:rect id="docshape6" o:spid="_x0000_s1031" style="position:absolute;left:0;text-align:left;margin-left:561.1pt;margin-top:23.75pt;width:2.55pt;height:.75pt;z-index:251660288;mso-position-horizontal-relative:page" fillcolor="#666" stroked="f">
            <w10:wrap anchorx="page"/>
          </v:rect>
        </w:pict>
      </w:r>
      <w:r w:rsidRPr="009D491B">
        <w:rPr>
          <w:rFonts w:ascii="Times New Roman" w:hAnsi="Times New Roman" w:cs="Times New Roman"/>
          <w:color w:val="202020"/>
          <w:w w:val="105"/>
        </w:rPr>
        <w:t>Sometimes the most eﬀective fakes require no AI at all. In May 2019,</w:t>
      </w:r>
      <w:hyperlink r:id="rId639">
        <w:r w:rsidRPr="009D491B">
          <w:rPr>
            <w:rFonts w:ascii="Times New Roman" w:hAnsi="Times New Roman" w:cs="Times New Roman"/>
            <w:color w:val="666666"/>
            <w:w w:val="105"/>
            <w:u w:val="single" w:color="666666"/>
          </w:rPr>
          <w:t>a video of House Speaker Nanc</w:t>
        </w:r>
        <w:r w:rsidRPr="009D491B">
          <w:rPr>
            <w:rFonts w:ascii="Times New Roman" w:hAnsi="Times New Roman" w:cs="Times New Roman"/>
            <w:color w:val="666666"/>
            <w:w w:val="105"/>
          </w:rPr>
          <w:t>y</w:t>
        </w:r>
      </w:hyperlink>
      <w:hyperlink r:id="rId640">
        <w:r w:rsidRPr="009D491B">
          <w:rPr>
            <w:rFonts w:ascii="Times New Roman" w:hAnsi="Times New Roman" w:cs="Times New Roman"/>
            <w:color w:val="666666"/>
            <w:w w:val="105"/>
            <w:u w:val="single" w:color="666666"/>
          </w:rPr>
          <w:t>Pelosi was slowed to 75% speed</w:t>
        </w:r>
      </w:hyperlink>
      <w:r w:rsidRPr="009D491B">
        <w:rPr>
          <w:rFonts w:ascii="Times New Roman" w:hAnsi="Times New Roman" w:cs="Times New Roman"/>
          <w:color w:val="202020"/>
          <w:w w:val="105"/>
        </w:rPr>
        <w:t>and pitch-altered to make her appear intoxicated. In November</w:t>
      </w:r>
    </w:p>
    <w:p w:rsidR="00740474" w:rsidRPr="009D491B" w:rsidRDefault="00740474" w:rsidP="00740474">
      <w:pPr>
        <w:pStyle w:val="BodyText"/>
        <w:spacing w:before="1" w:line="333" w:lineRule="auto"/>
        <w:ind w:left="434" w:right="476"/>
        <w:rPr>
          <w:rFonts w:ascii="Times New Roman" w:hAnsi="Times New Roman" w:cs="Times New Roman"/>
        </w:rPr>
      </w:pPr>
      <w:r w:rsidRPr="009D491B">
        <w:rPr>
          <w:rFonts w:ascii="Times New Roman" w:hAnsi="Times New Roman" w:cs="Times New Roman"/>
          <w:color w:val="202020"/>
        </w:rPr>
        <w:t xml:space="preserve">2018, </w:t>
      </w:r>
      <w:hyperlink r:id="rId641">
        <w:r w:rsidRPr="009D491B">
          <w:rPr>
            <w:rFonts w:ascii="Times New Roman" w:hAnsi="Times New Roman" w:cs="Times New Roman"/>
            <w:color w:val="666666"/>
            <w:u w:val="single" w:color="666666"/>
          </w:rPr>
          <w:t>theWhiteHousesharedasped-upversion</w:t>
        </w:r>
      </w:hyperlink>
      <w:r w:rsidRPr="009D491B">
        <w:rPr>
          <w:rFonts w:ascii="Times New Roman" w:hAnsi="Times New Roman" w:cs="Times New Roman"/>
          <w:color w:val="202020"/>
        </w:rPr>
        <w:t>ofCNNcorrespondentJimAcosta’sinteractionwitha WhiteHouseintern,makinghisarmmovementappearmoreaggressivethaninreality.</w:t>
      </w:r>
    </w:p>
    <w:p w:rsidR="00740474" w:rsidRPr="009D491B" w:rsidRDefault="00740474" w:rsidP="00740474">
      <w:pPr>
        <w:pStyle w:val="BodyText"/>
        <w:spacing w:before="240" w:line="328" w:lineRule="auto"/>
        <w:ind w:left="434" w:right="384"/>
        <w:rPr>
          <w:rFonts w:ascii="Times New Roman" w:hAnsi="Times New Roman" w:cs="Times New Roman"/>
        </w:rPr>
      </w:pPr>
      <w:r w:rsidRPr="009D491B">
        <w:rPr>
          <w:rFonts w:ascii="Times New Roman" w:hAnsi="Times New Roman" w:cs="Times New Roman"/>
          <w:color w:val="202020"/>
          <w:w w:val="105"/>
        </w:rPr>
        <w:t xml:space="preserve">I recently created an </w:t>
      </w:r>
      <w:hyperlink r:id="rId642">
        <w:r w:rsidRPr="009D491B">
          <w:rPr>
            <w:rFonts w:ascii="Times New Roman" w:hAnsi="Times New Roman" w:cs="Times New Roman"/>
            <w:color w:val="666666"/>
            <w:w w:val="105"/>
            <w:u w:val="single" w:color="666666"/>
          </w:rPr>
          <w:t>entire fake political scandal</w:t>
        </w:r>
      </w:hyperlink>
      <w:r w:rsidRPr="009D491B">
        <w:rPr>
          <w:rFonts w:ascii="Times New Roman" w:hAnsi="Times New Roman" w:cs="Times New Roman"/>
          <w:color w:val="202020"/>
          <w:w w:val="105"/>
        </w:rPr>
        <w:t>— complete with news anchors, outraged citizens, protestfootage,andtheﬁctionalmayorhimself—injust28minutesduringmylunchbreak.Total cost?Eightdollars.Twenty-eightminutes.Onecompletelyfabricatedpoliticalcrisisthatcouldfoolbusy editors under deadline pressure.</w:t>
      </w:r>
    </w:p>
    <w:p w:rsidR="00740474" w:rsidRPr="009D491B" w:rsidRDefault="00740474" w:rsidP="00740474">
      <w:pPr>
        <w:pStyle w:val="BodyText"/>
        <w:rPr>
          <w:rFonts w:ascii="Times New Roman" w:hAnsi="Times New Roman" w:cs="Times New Roman"/>
        </w:rPr>
      </w:pPr>
    </w:p>
    <w:p w:rsidR="00740474" w:rsidRPr="009D491B" w:rsidRDefault="00740474" w:rsidP="00740474">
      <w:pPr>
        <w:pStyle w:val="BodyText"/>
        <w:spacing w:before="79"/>
        <w:rPr>
          <w:rFonts w:ascii="Times New Roman" w:hAnsi="Times New Roman" w:cs="Times New Roman"/>
        </w:rPr>
      </w:pPr>
    </w:p>
    <w:p w:rsidR="00740474" w:rsidRPr="009D491B" w:rsidRDefault="00740474" w:rsidP="00740474">
      <w:pPr>
        <w:pStyle w:val="Heading3"/>
        <w:spacing w:line="319" w:lineRule="auto"/>
        <w:ind w:left="659" w:right="2122"/>
        <w:rPr>
          <w:rFonts w:ascii="Times New Roman" w:hAnsi="Times New Roman" w:cs="Times New Roman"/>
        </w:rPr>
      </w:pPr>
      <w:r w:rsidRPr="009D491B">
        <w:rPr>
          <w:rFonts w:ascii="Times New Roman" w:hAnsi="Times New Roman" w:cs="Times New Roman"/>
          <w:color w:val="202020"/>
          <w:w w:val="105"/>
        </w:rPr>
        <w:t>Forjournalistslookingforpreciseanswers,thegoalhasshiftedfromdefinitive identification to a probability assessment and informed editorial judgment.</w:t>
      </w:r>
    </w:p>
    <w:p w:rsidR="00740474" w:rsidRPr="009D491B" w:rsidRDefault="00740474" w:rsidP="00740474">
      <w:pPr>
        <w:pStyle w:val="BodyText"/>
        <w:jc w:val="right"/>
        <w:rPr>
          <w:rFonts w:ascii="Times New Roman" w:hAnsi="Times New Roman" w:cs="Times New Roman"/>
          <w:sz w:val="25"/>
        </w:rPr>
      </w:pPr>
    </w:p>
    <w:p w:rsidR="00740474" w:rsidRPr="009D491B" w:rsidRDefault="00740474" w:rsidP="00740474">
      <w:pPr>
        <w:pStyle w:val="BodyText"/>
        <w:spacing w:before="33"/>
        <w:rPr>
          <w:rFonts w:ascii="Times New Roman" w:hAnsi="Times New Roman" w:cs="Times New Roman"/>
          <w:sz w:val="25"/>
        </w:rPr>
      </w:pPr>
    </w:p>
    <w:p w:rsidR="00740474" w:rsidRPr="009D491B" w:rsidRDefault="00740474" w:rsidP="00740474">
      <w:pPr>
        <w:pStyle w:val="BodyText"/>
        <w:spacing w:line="333" w:lineRule="auto"/>
        <w:ind w:left="434"/>
        <w:rPr>
          <w:rFonts w:ascii="Times New Roman" w:hAnsi="Times New Roman" w:cs="Times New Roman"/>
        </w:rPr>
      </w:pPr>
      <w:r w:rsidRPr="009D491B">
        <w:rPr>
          <w:rFonts w:ascii="Times New Roman" w:hAnsi="Times New Roman" w:cs="Times New Roman"/>
          <w:color w:val="202020"/>
          <w:w w:val="105"/>
        </w:rPr>
        <w:lastRenderedPageBreak/>
        <w:t>Not long ago, I watched a seasoned fact-checker conﬁdently declare an AI-generated image “authentic” because it showed a perfect ﬁve-ﬁnger hand instead of six. But now, that solution is almost gone.</w:t>
      </w:r>
    </w:p>
    <w:p w:rsidR="00740474" w:rsidRPr="009D491B" w:rsidRDefault="00740474" w:rsidP="00740474">
      <w:pPr>
        <w:pStyle w:val="BodyText"/>
        <w:spacing w:line="333" w:lineRule="auto"/>
        <w:rPr>
          <w:rFonts w:ascii="Times New Roman" w:hAnsi="Times New Roman" w:cs="Times New Roman"/>
        </w:rPr>
        <w:sectPr w:rsidR="00740474" w:rsidRPr="009D491B">
          <w:pgSz w:w="12240" w:h="15840"/>
          <w:pgMar w:top="480" w:right="360" w:bottom="460" w:left="360" w:header="284" w:footer="275" w:gutter="0"/>
          <w:cols w:space="720"/>
        </w:sectPr>
      </w:pPr>
    </w:p>
    <w:p w:rsidR="00740474" w:rsidRPr="009D491B" w:rsidRDefault="00740474" w:rsidP="00740474">
      <w:pPr>
        <w:pStyle w:val="BodyText"/>
        <w:spacing w:before="122" w:line="333" w:lineRule="auto"/>
        <w:ind w:left="434" w:right="476"/>
        <w:rPr>
          <w:rFonts w:ascii="Times New Roman" w:hAnsi="Times New Roman" w:cs="Times New Roman"/>
        </w:rPr>
      </w:pPr>
      <w:r w:rsidRPr="009D491B">
        <w:rPr>
          <w:rFonts w:ascii="Times New Roman" w:hAnsi="Times New Roman" w:cs="Times New Roman"/>
          <w:color w:val="202020"/>
          <w:w w:val="105"/>
        </w:rPr>
        <w:lastRenderedPageBreak/>
        <w:t>This is the brutal reality of AI detection: the methods that made us feel secure are evaporating before our eyes. In the early development of AI image generators, poorly drawn hands — like extra ﬁngers or fused digits — were common and often used to spot AI-generated images. Viral fakes, such as the “</w:t>
      </w:r>
      <w:hyperlink r:id="rId643">
        <w:r w:rsidRPr="009D491B">
          <w:rPr>
            <w:rFonts w:ascii="Times New Roman" w:hAnsi="Times New Roman" w:cs="Times New Roman"/>
            <w:color w:val="666666"/>
            <w:w w:val="105"/>
            <w:u w:val="single" w:color="666666"/>
          </w:rPr>
          <w:t>Trump arrest</w:t>
        </w:r>
      </w:hyperlink>
      <w:r w:rsidRPr="009D491B">
        <w:rPr>
          <w:rFonts w:ascii="Times New Roman" w:hAnsi="Times New Roman" w:cs="Times New Roman"/>
          <w:color w:val="202020"/>
          <w:w w:val="105"/>
        </w:rPr>
        <w:t>” images from 2023, were partly exposed by these obvious hand errors. However, by 2025, major AI models like Midjourney and DALL-E have signiﬁcantly improved at rendering anatomicallycorrecthands.Asaresult,handsarenolongerareliablewaytodetectAI-createdimages, and those seeking to identify AI art must look for other, subtler signs to spot AI-generated content.</w:t>
      </w:r>
    </w:p>
    <w:p w:rsidR="00740474" w:rsidRPr="009D491B" w:rsidRDefault="00740474" w:rsidP="00740474">
      <w:pPr>
        <w:pStyle w:val="BodyText"/>
        <w:spacing w:before="227" w:line="333" w:lineRule="auto"/>
        <w:ind w:left="434" w:right="476"/>
        <w:rPr>
          <w:rFonts w:ascii="Times New Roman" w:hAnsi="Times New Roman" w:cs="Times New Roman"/>
        </w:rPr>
      </w:pPr>
      <w:r w:rsidRPr="009D491B">
        <w:rPr>
          <w:rFonts w:ascii="Times New Roman" w:hAnsi="Times New Roman" w:cs="Times New Roman"/>
          <w:color w:val="202020"/>
          <w:w w:val="105"/>
        </w:rPr>
        <w:t>The text rendering revolution happened even faster. Where AI protest signs once displayed garbled messageslike“STTPOTHEMADNESSS”and“FREEEPALESTIME,”someofthecurrentmodels produceflawlesstypography.OpenAIspeciﬁcallytrainedDALL-E3ontextaccuracy,whileMidjourney V6 added “accurate text” as a marketable feature. What was once a reliable detection method now rarely works.</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05"/>
        </w:rPr>
        <w:t>The misaligned ears, unnaturally asymmetrical eyes, and painted-on teeth that once distinguished AI facesarebecomingrare.PortraitimagesgeneratedinJanuary2023showeddetectablefailuresallthe time. The same prompts today produce believable faces.</w:t>
      </w:r>
    </w:p>
    <w:p w:rsidR="00740474" w:rsidRPr="009D491B" w:rsidRDefault="00740474" w:rsidP="00740474">
      <w:pPr>
        <w:pStyle w:val="BodyText"/>
        <w:spacing w:before="240" w:line="333" w:lineRule="auto"/>
        <w:ind w:left="434" w:right="476"/>
        <w:rPr>
          <w:rFonts w:ascii="Times New Roman" w:hAnsi="Times New Roman" w:cs="Times New Roman"/>
        </w:rPr>
      </w:pPr>
      <w:r w:rsidRPr="009D491B">
        <w:rPr>
          <w:rFonts w:ascii="Times New Roman" w:hAnsi="Times New Roman" w:cs="Times New Roman"/>
          <w:color w:val="202020"/>
          <w:w w:val="105"/>
        </w:rPr>
        <w:t>Thisrepresentsafundamentaldangerfornewsrooms.Ajournalisttrainedon2023detectionmethods might develop false conﬁdence, declaring obvious AI content as authentic simply because it passes outdated tests. This misplaced certainty is more dangerous than honest uncertainty.</w:t>
      </w:r>
    </w:p>
    <w:p w:rsidR="00740474" w:rsidRPr="009D491B" w:rsidRDefault="00740474" w:rsidP="00740474">
      <w:pPr>
        <w:pStyle w:val="BodyText"/>
        <w:rPr>
          <w:rFonts w:ascii="Times New Roman" w:hAnsi="Times New Roman" w:cs="Times New Roman"/>
        </w:rPr>
      </w:pPr>
    </w:p>
    <w:p w:rsidR="00740474" w:rsidRPr="009D491B" w:rsidRDefault="00740474" w:rsidP="00740474">
      <w:pPr>
        <w:pStyle w:val="BodyText"/>
        <w:spacing w:before="45"/>
        <w:rPr>
          <w:rFonts w:ascii="Times New Roman" w:hAnsi="Times New Roman" w:cs="Times New Roman"/>
        </w:rPr>
      </w:pPr>
    </w:p>
    <w:p w:rsidR="00740474" w:rsidRPr="009D491B" w:rsidRDefault="00740474" w:rsidP="00740474">
      <w:pPr>
        <w:pStyle w:val="Heading1"/>
        <w:rPr>
          <w:rFonts w:ascii="Times New Roman" w:hAnsi="Times New Roman" w:cs="Times New Roman"/>
        </w:rPr>
      </w:pPr>
      <w:r w:rsidRPr="009D491B">
        <w:rPr>
          <w:rFonts w:ascii="Times New Roman" w:hAnsi="Times New Roman" w:cs="Times New Roman"/>
          <w:color w:val="202020"/>
          <w:w w:val="90"/>
        </w:rPr>
        <w:t>Introducing</w:t>
      </w:r>
      <w:r w:rsidRPr="009D491B">
        <w:rPr>
          <w:rFonts w:ascii="Times New Roman" w:hAnsi="Times New Roman" w:cs="Times New Roman"/>
          <w:color w:val="202020"/>
          <w:w w:val="90"/>
          <w:sz w:val="14"/>
        </w:rPr>
        <w:t>:</w:t>
      </w:r>
      <w:r w:rsidRPr="009D491B">
        <w:rPr>
          <w:rFonts w:ascii="Times New Roman" w:hAnsi="Times New Roman" w:cs="Times New Roman"/>
          <w:color w:val="202020"/>
          <w:w w:val="90"/>
        </w:rPr>
        <w:t>Image</w:t>
      </w:r>
      <w:r w:rsidRPr="009D491B">
        <w:rPr>
          <w:rFonts w:ascii="Times New Roman" w:hAnsi="Times New Roman" w:cs="Times New Roman"/>
          <w:color w:val="202020"/>
          <w:spacing w:val="-2"/>
          <w:w w:val="90"/>
        </w:rPr>
        <w:t>Whisperer</w:t>
      </w:r>
    </w:p>
    <w:p w:rsidR="00740474" w:rsidRPr="009D491B" w:rsidRDefault="00740474" w:rsidP="00740474">
      <w:pPr>
        <w:pStyle w:val="BodyText"/>
        <w:spacing w:before="92"/>
        <w:rPr>
          <w:rFonts w:ascii="Times New Roman" w:hAnsi="Times New Roman" w:cs="Times New Roman"/>
          <w:sz w:val="20"/>
        </w:rPr>
      </w:pPr>
      <w:r w:rsidRPr="009D491B">
        <w:rPr>
          <w:rFonts w:ascii="Times New Roman" w:hAnsi="Times New Roman" w:cs="Times New Roman"/>
          <w:sz w:val="20"/>
        </w:rPr>
        <w:pict>
          <v:rect id="docshape7" o:spid="_x0000_s1041" style="position:absolute;margin-left:119.6pt;margin-top:17.85pt;width:374.25pt;height:153.75pt;z-index:-251651072;mso-wrap-distance-left:0;mso-wrap-distance-right:0;mso-position-horizontal-relative:page" filled="f" strokecolor="#e7e7e7">
            <w10:wrap type="topAndBottom" anchorx="page"/>
          </v:rect>
        </w:pict>
      </w:r>
    </w:p>
    <w:p w:rsidR="00740474" w:rsidRPr="009D491B" w:rsidRDefault="00740474" w:rsidP="00740474">
      <w:pPr>
        <w:spacing w:before="150" w:line="256" w:lineRule="auto"/>
        <w:ind w:left="2017" w:right="2122"/>
        <w:rPr>
          <w:rFonts w:ascii="Times New Roman" w:hAnsi="Times New Roman" w:cs="Times New Roman"/>
          <w:sz w:val="18"/>
        </w:rPr>
      </w:pPr>
      <w:r w:rsidRPr="009D491B">
        <w:rPr>
          <w:rFonts w:ascii="Times New Roman" w:hAnsi="Times New Roman" w:cs="Times New Roman"/>
          <w:color w:val="666666"/>
          <w:sz w:val="18"/>
        </w:rPr>
        <w:t>Analysis of an AI-generated image purporting to show a girl being rescued after flooding in the US. Image: Henk van Ess</w:t>
      </w:r>
    </w:p>
    <w:p w:rsidR="00740474" w:rsidRPr="009D491B" w:rsidRDefault="00740474" w:rsidP="00740474">
      <w:pPr>
        <w:pStyle w:val="BodyText"/>
        <w:spacing w:before="19"/>
        <w:rPr>
          <w:rFonts w:ascii="Times New Roman" w:hAnsi="Times New Roman" w:cs="Times New Roman"/>
          <w:sz w:val="18"/>
        </w:rPr>
      </w:pPr>
    </w:p>
    <w:p w:rsidR="00740474" w:rsidRPr="009D491B" w:rsidRDefault="00740474" w:rsidP="00740474">
      <w:pPr>
        <w:pStyle w:val="BodyText"/>
        <w:spacing w:line="333" w:lineRule="auto"/>
        <w:ind w:left="434" w:right="607"/>
        <w:rPr>
          <w:rFonts w:ascii="Times New Roman" w:hAnsi="Times New Roman" w:cs="Times New Roman"/>
        </w:rPr>
      </w:pPr>
      <w:r w:rsidRPr="009D491B">
        <w:rPr>
          <w:rFonts w:ascii="Times New Roman" w:hAnsi="Times New Roman" w:cs="Times New Roman"/>
          <w:color w:val="202020"/>
          <w:w w:val="105"/>
        </w:rPr>
        <w:t xml:space="preserve">I began wondering if I could build a veriﬁcation assistant for AI content as a bonus for this article. I started to email experts. Scientists took me deep into physics territory I never expected: Fourier transforms,quantummechanicsofneuralnetworks,mathematicalsignaturesinvisibletothehuman eye. One physicist explained how AI artifacts aren’t just visual glitches — they’re frequency domain </w:t>
      </w:r>
      <w:r w:rsidRPr="009D491B">
        <w:rPr>
          <w:rFonts w:ascii="Times New Roman" w:hAnsi="Times New Roman" w:cs="Times New Roman"/>
          <w:color w:val="202020"/>
          <w:spacing w:val="-2"/>
          <w:w w:val="105"/>
        </w:rPr>
        <w:t>ﬁngerprints.</w:t>
      </w:r>
    </w:p>
    <w:p w:rsidR="00740474" w:rsidRPr="009D491B" w:rsidRDefault="00740474" w:rsidP="00740474">
      <w:pPr>
        <w:pStyle w:val="BodyText"/>
        <w:spacing w:line="333" w:lineRule="auto"/>
        <w:rPr>
          <w:rFonts w:ascii="Times New Roman" w:hAnsi="Times New Roman" w:cs="Times New Roman"/>
        </w:rPr>
        <w:sectPr w:rsidR="00740474" w:rsidRPr="009D491B">
          <w:pgSz w:w="12240" w:h="15840"/>
          <w:pgMar w:top="480" w:right="360" w:bottom="460" w:left="360" w:header="284" w:footer="275" w:gutter="0"/>
          <w:cols w:space="720"/>
        </w:sectPr>
      </w:pPr>
    </w:p>
    <w:p w:rsidR="00740474" w:rsidRPr="009D491B" w:rsidRDefault="00740474" w:rsidP="00740474">
      <w:pPr>
        <w:pStyle w:val="BodyText"/>
        <w:spacing w:before="122" w:line="333" w:lineRule="auto"/>
        <w:ind w:left="434"/>
        <w:rPr>
          <w:rFonts w:ascii="Times New Roman" w:hAnsi="Times New Roman" w:cs="Times New Roman"/>
        </w:rPr>
      </w:pPr>
      <w:r w:rsidRPr="009D491B">
        <w:rPr>
          <w:rFonts w:ascii="Times New Roman" w:hAnsi="Times New Roman" w:cs="Times New Roman"/>
          <w:color w:val="202020"/>
          <w:w w:val="105"/>
        </w:rPr>
        <w:lastRenderedPageBreak/>
        <w:t>But then came the reality check: “Don’t build a tool yourself,” one expert warned. “You’ll need massive computing power and Ph.D.-level teams. Without that infrastructure, you’ll fail miserably.”</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05"/>
        </w:rPr>
        <w:t>That’swhenithitme.WhynotﬁghtAIwithAI,butdiﬀerently?Insteadofrecreatingbillion-dollar detection systems, I’d harness existing AI infrastructure to do the heavy lifting.</w:t>
      </w:r>
    </w:p>
    <w:p w:rsidR="00740474" w:rsidRPr="009D491B" w:rsidRDefault="00740474" w:rsidP="00740474">
      <w:pPr>
        <w:pStyle w:val="BodyText"/>
        <w:spacing w:before="11"/>
        <w:rPr>
          <w:rFonts w:ascii="Times New Roman" w:hAnsi="Times New Roman" w:cs="Times New Roman"/>
          <w:sz w:val="15"/>
        </w:rPr>
      </w:pPr>
      <w:r w:rsidRPr="009D491B">
        <w:rPr>
          <w:rFonts w:ascii="Times New Roman" w:hAnsi="Times New Roman" w:cs="Times New Roman"/>
          <w:sz w:val="15"/>
        </w:rPr>
        <w:pict>
          <v:rect id="docshape8" o:spid="_x0000_s1042" style="position:absolute;margin-left:119.6pt;margin-top:10.55pt;width:374.25pt;height:189pt;z-index:-251650048;mso-wrap-distance-left:0;mso-wrap-distance-right:0;mso-position-horizontal-relative:page" filled="f" strokecolor="#e7e7e7">
            <w10:wrap type="topAndBottom" anchorx="page"/>
          </v:rect>
        </w:pict>
      </w:r>
    </w:p>
    <w:p w:rsidR="00740474" w:rsidRPr="009D491B" w:rsidRDefault="00740474" w:rsidP="00740474">
      <w:pPr>
        <w:spacing w:before="150"/>
        <w:ind w:left="2017" w:right="2122"/>
        <w:rPr>
          <w:rFonts w:ascii="Times New Roman" w:hAnsi="Times New Roman" w:cs="Times New Roman"/>
          <w:sz w:val="18"/>
        </w:rPr>
      </w:pPr>
      <w:r w:rsidRPr="009D491B">
        <w:rPr>
          <w:rFonts w:ascii="Times New Roman" w:hAnsi="Times New Roman" w:cs="Times New Roman"/>
          <w:color w:val="666666"/>
          <w:sz w:val="18"/>
        </w:rPr>
        <w:t>Analysis of an AI-generated image purporting to show the Belarusian president holding a cone of fries. Image: Henk van Ess</w:t>
      </w:r>
    </w:p>
    <w:p w:rsidR="00740474" w:rsidRPr="009D491B" w:rsidRDefault="00740474" w:rsidP="00740474">
      <w:pPr>
        <w:pStyle w:val="BodyText"/>
        <w:spacing w:before="292" w:line="333" w:lineRule="auto"/>
        <w:ind w:left="434" w:right="384"/>
        <w:rPr>
          <w:rFonts w:ascii="Times New Roman" w:hAnsi="Times New Roman" w:cs="Times New Roman"/>
        </w:rPr>
      </w:pPr>
      <w:hyperlink r:id="rId644">
        <w:r w:rsidRPr="009D491B">
          <w:rPr>
            <w:rFonts w:ascii="Times New Roman" w:hAnsi="Times New Roman" w:cs="Times New Roman"/>
            <w:color w:val="666666"/>
            <w:w w:val="105"/>
            <w:u w:val="single" w:color="666666"/>
          </w:rPr>
          <w:t>Image Whisperer</w:t>
        </w:r>
      </w:hyperlink>
      <w:r w:rsidRPr="009D491B">
        <w:rPr>
          <w:rFonts w:ascii="Times New Roman" w:hAnsi="Times New Roman" w:cs="Times New Roman"/>
          <w:color w:val="202020"/>
          <w:w w:val="105"/>
        </w:rPr>
        <w:t>(initially named Detectai.live) was born from this insight. The tool runs parallel large language model analysis alongside Google Vision processing, applying the physics principles these expertstaughtmewhileleveragingthecomputationalpoweralreadyavailable.Mostimportantly,unlike most AI tools, it tells you when it doesn’t know something instead of guessing.</w:t>
      </w:r>
    </w:p>
    <w:p w:rsidR="00740474" w:rsidRPr="009D491B" w:rsidRDefault="00740474" w:rsidP="00740474">
      <w:pPr>
        <w:pStyle w:val="BodyText"/>
        <w:spacing w:before="226"/>
        <w:ind w:left="434"/>
        <w:rPr>
          <w:rFonts w:ascii="Times New Roman" w:hAnsi="Times New Roman" w:cs="Times New Roman"/>
        </w:rPr>
      </w:pPr>
      <w:r w:rsidRPr="009D491B">
        <w:rPr>
          <w:rFonts w:ascii="Times New Roman" w:hAnsi="Times New Roman" w:cs="Times New Roman"/>
          <w:color w:val="202020"/>
        </w:rPr>
        <w:t>It’snottryingtobethebestsystemoutthere—it’stryingtobethemost</w:t>
      </w:r>
      <w:r w:rsidRPr="009D491B">
        <w:rPr>
          <w:rFonts w:ascii="Times New Roman" w:hAnsi="Times New Roman" w:cs="Times New Roman"/>
          <w:color w:val="202020"/>
          <w:spacing w:val="-2"/>
        </w:rPr>
        <w:t>honest.</w:t>
      </w:r>
    </w:p>
    <w:p w:rsidR="00740474" w:rsidRPr="009D491B" w:rsidRDefault="00740474" w:rsidP="00740474">
      <w:pPr>
        <w:pStyle w:val="BodyText"/>
        <w:rPr>
          <w:rFonts w:ascii="Times New Roman" w:hAnsi="Times New Roman" w:cs="Times New Roman"/>
        </w:rPr>
      </w:pPr>
    </w:p>
    <w:p w:rsidR="00740474" w:rsidRPr="009D491B" w:rsidRDefault="00740474" w:rsidP="00740474">
      <w:pPr>
        <w:pStyle w:val="BodyText"/>
        <w:spacing w:before="164"/>
        <w:rPr>
          <w:rFonts w:ascii="Times New Roman" w:hAnsi="Times New Roman" w:cs="Times New Roman"/>
        </w:rPr>
      </w:pPr>
    </w:p>
    <w:p w:rsidR="00740474" w:rsidRPr="009D491B" w:rsidRDefault="00740474" w:rsidP="00740474">
      <w:pPr>
        <w:pStyle w:val="Heading1"/>
        <w:spacing w:before="1"/>
        <w:rPr>
          <w:rFonts w:ascii="Times New Roman" w:hAnsi="Times New Roman" w:cs="Times New Roman"/>
        </w:rPr>
      </w:pPr>
      <w:r w:rsidRPr="009D491B">
        <w:rPr>
          <w:rFonts w:ascii="Times New Roman" w:hAnsi="Times New Roman" w:cs="Times New Roman"/>
          <w:color w:val="202020"/>
          <w:w w:val="90"/>
        </w:rPr>
        <w:t>SevenCategoriesofAI</w:t>
      </w:r>
      <w:r w:rsidRPr="009D491B">
        <w:rPr>
          <w:rFonts w:ascii="Times New Roman" w:hAnsi="Times New Roman" w:cs="Times New Roman"/>
          <w:color w:val="202020"/>
          <w:spacing w:val="-2"/>
          <w:w w:val="90"/>
        </w:rPr>
        <w:t>Detection</w:t>
      </w:r>
    </w:p>
    <w:p w:rsidR="00740474" w:rsidRPr="009D491B" w:rsidRDefault="00740474" w:rsidP="00740474">
      <w:pPr>
        <w:pStyle w:val="BodyText"/>
        <w:spacing w:before="386" w:line="333" w:lineRule="auto"/>
        <w:ind w:left="434" w:right="384"/>
        <w:rPr>
          <w:rFonts w:ascii="Times New Roman" w:hAnsi="Times New Roman" w:cs="Times New Roman"/>
        </w:rPr>
      </w:pPr>
      <w:r w:rsidRPr="009D491B">
        <w:rPr>
          <w:rFonts w:ascii="Times New Roman" w:hAnsi="Times New Roman" w:cs="Times New Roman"/>
          <w:color w:val="202020"/>
          <w:w w:val="105"/>
        </w:rPr>
        <w:t>ThearmsracebetweenAIcreatorsanddetectorscontinues,withcreatorscurrentlybeneﬁtingfromthe advantage of speed. Identifying what is or isn’t a deepfake is becoming a game of cat and mouse with developers improving the technology. Successfully identifying deepfakes requires combining multiple detection methods, maintaining constant vigilance, and accepting that perfect detection may be impossible.Forjournalistslookingforpreciseanswers,thegoalhasshiftedfromdeﬁnitiveidentiﬁcation to a probability assessment and informed editorial judgment.</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rPr>
        <w:t>Butjournalismhasalwaysadaptedtochangingtechnology.Welearnedtoverifysourceswhenanyone hadthetoolstocreateawebsite.Wedevelopedsocialmediaveriﬁcationprotocolswheneveryone becameapotentialreporter.Nowwemustdevelopstandardsforanerawhenanyonecancreate convincing audiovisual evidence.</w:t>
      </w:r>
    </w:p>
    <w:p w:rsidR="00740474" w:rsidRPr="009D491B" w:rsidRDefault="00740474" w:rsidP="00740474">
      <w:pPr>
        <w:pStyle w:val="BodyText"/>
        <w:spacing w:line="333" w:lineRule="auto"/>
        <w:rPr>
          <w:rFonts w:ascii="Times New Roman" w:hAnsi="Times New Roman" w:cs="Times New Roman"/>
        </w:rPr>
        <w:sectPr w:rsidR="00740474" w:rsidRPr="009D491B">
          <w:pgSz w:w="12240" w:h="15840"/>
          <w:pgMar w:top="480" w:right="360" w:bottom="460" w:left="360" w:header="284" w:footer="275" w:gutter="0"/>
          <w:cols w:space="720"/>
        </w:sectPr>
      </w:pPr>
    </w:p>
    <w:p w:rsidR="00740474" w:rsidRPr="009D491B" w:rsidRDefault="00740474" w:rsidP="00740474">
      <w:pPr>
        <w:pStyle w:val="Heading3"/>
        <w:spacing w:before="103"/>
        <w:rPr>
          <w:rFonts w:ascii="Times New Roman" w:hAnsi="Times New Roman" w:cs="Times New Roman"/>
        </w:rPr>
      </w:pPr>
      <w:r w:rsidRPr="009D491B">
        <w:rPr>
          <w:rFonts w:ascii="Times New Roman" w:hAnsi="Times New Roman" w:cs="Times New Roman"/>
          <w:color w:val="202020"/>
          <w:spacing w:val="-2"/>
          <w:w w:val="120"/>
        </w:rPr>
        <w:lastRenderedPageBreak/>
        <w:t>Category1:AnatomicalandObjectFailures:WhenPerfectBecomesthe</w:t>
      </w:r>
      <w:r w:rsidRPr="009D491B">
        <w:rPr>
          <w:rFonts w:ascii="Times New Roman" w:hAnsi="Times New Roman" w:cs="Times New Roman"/>
          <w:color w:val="202020"/>
          <w:spacing w:val="-4"/>
          <w:w w:val="120"/>
        </w:rPr>
        <w:t>Tell</w:t>
      </w:r>
    </w:p>
    <w:p w:rsidR="00740474" w:rsidRPr="009D491B" w:rsidRDefault="00740474" w:rsidP="00740474">
      <w:pPr>
        <w:pStyle w:val="Heading3"/>
        <w:rPr>
          <w:rFonts w:ascii="Times New Roman" w:hAnsi="Times New Roman" w:cs="Times New Roman"/>
        </w:rPr>
        <w:sectPr w:rsidR="00740474" w:rsidRPr="009D491B">
          <w:pgSz w:w="12240" w:h="15840"/>
          <w:pgMar w:top="480" w:right="360" w:bottom="460" w:left="360" w:header="284" w:footer="275" w:gutter="0"/>
          <w:cols w:space="720"/>
        </w:sectPr>
      </w:pPr>
    </w:p>
    <w:p w:rsidR="00740474" w:rsidRPr="009D491B" w:rsidRDefault="00740474" w:rsidP="00740474">
      <w:pPr>
        <w:pStyle w:val="BodyText"/>
        <w:spacing w:before="8"/>
        <w:rPr>
          <w:rFonts w:ascii="Times New Roman" w:hAnsi="Times New Roman" w:cs="Times New Roman"/>
          <w:sz w:val="12"/>
        </w:rPr>
      </w:pPr>
    </w:p>
    <w:p w:rsidR="00740474" w:rsidRPr="009D491B" w:rsidRDefault="00740474" w:rsidP="00740474">
      <w:pPr>
        <w:pStyle w:val="BodyText"/>
        <w:rPr>
          <w:rFonts w:ascii="Times New Roman" w:hAnsi="Times New Roman" w:cs="Times New Roman"/>
          <w:sz w:val="12"/>
        </w:rPr>
        <w:sectPr w:rsidR="00740474" w:rsidRPr="009D491B">
          <w:pgSz w:w="12240" w:h="15840"/>
          <w:pgMar w:top="480" w:right="360" w:bottom="460" w:left="360" w:header="284" w:footer="275" w:gutter="0"/>
          <w:cols w:space="720"/>
        </w:sectPr>
      </w:pPr>
    </w:p>
    <w:p w:rsidR="00740474" w:rsidRPr="009D491B" w:rsidRDefault="00740474" w:rsidP="00740474">
      <w:pPr>
        <w:spacing w:before="101" w:line="276" w:lineRule="exact"/>
        <w:ind w:left="1259"/>
        <w:rPr>
          <w:rFonts w:ascii="Times New Roman" w:hAnsi="Times New Roman" w:cs="Times New Roman"/>
          <w:sz w:val="21"/>
        </w:rPr>
      </w:pPr>
      <w:hyperlink r:id="rId645">
        <w:r w:rsidRPr="009D491B">
          <w:rPr>
            <w:rFonts w:ascii="Times New Roman" w:hAnsi="Times New Roman" w:cs="Times New Roman"/>
            <w:spacing w:val="-2"/>
            <w:sz w:val="21"/>
          </w:rPr>
          <w:t>magazinecopy</w:t>
        </w:r>
      </w:hyperlink>
    </w:p>
    <w:p w:rsidR="00740474" w:rsidRPr="009D491B" w:rsidRDefault="00740474" w:rsidP="00740474">
      <w:pPr>
        <w:spacing w:line="236" w:lineRule="exact"/>
        <w:ind w:left="1259"/>
        <w:rPr>
          <w:rFonts w:ascii="Times New Roman" w:hAnsi="Times New Roman" w:cs="Times New Roman"/>
          <w:sz w:val="18"/>
        </w:rPr>
      </w:pPr>
      <w:r w:rsidRPr="009D491B">
        <w:rPr>
          <w:rFonts w:ascii="Times New Roman" w:hAnsi="Times New Roman" w:cs="Times New Roman"/>
          <w:color w:val="1D1D1D"/>
          <w:sz w:val="18"/>
        </w:rPr>
        <w:t xml:space="preserve">5,630 </w:t>
      </w:r>
      <w:r w:rsidRPr="009D491B">
        <w:rPr>
          <w:rFonts w:ascii="Times New Roman" w:hAnsi="Times New Roman" w:cs="Times New Roman"/>
          <w:color w:val="1D1D1D"/>
          <w:spacing w:val="-2"/>
          <w:sz w:val="18"/>
        </w:rPr>
        <w:t>followers</w:t>
      </w:r>
    </w:p>
    <w:p w:rsidR="00740474" w:rsidRPr="009D491B" w:rsidRDefault="00740474" w:rsidP="00740474">
      <w:pPr>
        <w:spacing w:before="206"/>
        <w:ind w:left="1259"/>
        <w:rPr>
          <w:rFonts w:ascii="Times New Roman" w:hAnsi="Times New Roman" w:cs="Times New Roman"/>
          <w:sz w:val="21"/>
        </w:rPr>
      </w:pPr>
      <w:r w:rsidRPr="009D491B">
        <w:rPr>
          <w:rFonts w:ascii="Times New Roman" w:hAnsi="Times New Roman" w:cs="Times New Roman"/>
        </w:rPr>
        <w:br w:type="column"/>
      </w:r>
      <w:hyperlink r:id="rId646">
        <w:r w:rsidRPr="009D491B">
          <w:rPr>
            <w:rFonts w:ascii="Times New Roman" w:hAnsi="Times New Roman" w:cs="Times New Roman"/>
            <w:color w:val="ABABAB"/>
            <w:sz w:val="21"/>
          </w:rPr>
          <w:t>View</w:t>
        </w:r>
        <w:r w:rsidRPr="009D491B">
          <w:rPr>
            <w:rFonts w:ascii="Times New Roman" w:hAnsi="Times New Roman" w:cs="Times New Roman"/>
            <w:color w:val="ABABAB"/>
            <w:spacing w:val="-2"/>
            <w:sz w:val="21"/>
          </w:rPr>
          <w:t xml:space="preserve"> profile</w:t>
        </w:r>
      </w:hyperlink>
    </w:p>
    <w:p w:rsidR="00740474" w:rsidRPr="009D491B" w:rsidRDefault="00740474" w:rsidP="00740474">
      <w:pPr>
        <w:rPr>
          <w:rFonts w:ascii="Times New Roman" w:hAnsi="Times New Roman" w:cs="Times New Roman"/>
          <w:sz w:val="21"/>
        </w:rPr>
        <w:sectPr w:rsidR="00740474" w:rsidRPr="009D491B">
          <w:type w:val="continuous"/>
          <w:pgSz w:w="12240" w:h="15840"/>
          <w:pgMar w:top="460" w:right="360" w:bottom="460" w:left="360" w:header="284" w:footer="275" w:gutter="0"/>
          <w:cols w:num="2" w:space="720" w:equalWidth="0">
            <w:col w:w="2676" w:space="3118"/>
            <w:col w:w="5726"/>
          </w:cols>
        </w:sectPr>
      </w:pPr>
    </w:p>
    <w:p w:rsidR="00740474" w:rsidRPr="009D491B" w:rsidRDefault="00740474" w:rsidP="00740474">
      <w:pPr>
        <w:pStyle w:val="BodyText"/>
        <w:rPr>
          <w:rFonts w:ascii="Times New Roman" w:hAnsi="Times New Roman" w:cs="Times New Roman"/>
          <w:sz w:val="21"/>
        </w:rPr>
      </w:pPr>
      <w:r w:rsidRPr="009D491B">
        <w:rPr>
          <w:rFonts w:ascii="Times New Roman" w:hAnsi="Times New Roman" w:cs="Times New Roman"/>
          <w:sz w:val="21"/>
        </w:rPr>
        <w:lastRenderedPageBreak/>
        <w:pict>
          <v:group id="docshapegroup9" o:spid="_x0000_s1032" style="position:absolute;margin-left:39.75pt;margin-top:28.5pt;width:405pt;height:735.75pt;z-index:-251655168;mso-position-horizontal-relative:page;mso-position-vertical-relative:page" coordorigin="795,570" coordsize="8100,14715">
            <v:shape id="docshape10" o:spid="_x0000_s1033" style="position:absolute;left:802;top:577;width:8085;height:14700" coordorigin="802,577" coordsize="8085,14700" path="m803,15277l803,615r-1,-5l803,605r2,-4l807,596r3,-4l813,588r4,-3l821,582r5,-2l830,578r5,-1l840,577r8010,l8855,577r5,1l8864,580r5,2l8873,585r4,3l8880,592r3,4l8885,601r2,4l8887,610r,5l8887,15277e" filled="f" strokecolor="#dadada">
              <v:path arrowok="t"/>
            </v:shape>
            <v:rect id="docshape11" o:spid="_x0000_s1034" style="position:absolute;left:960;top:12150;width:7770;height:15" fillcolor="#dadada" stroked="f"/>
            <v:shape id="docshape12" o:spid="_x0000_s1035" type="#_x0000_t75" href="https://www.instagram.com/magazinecopy/?utm_source=ig_embed&amp;ig_rid=2f46f7b0-412c-442a-8946-52f47b86158f" style="position:absolute;left:990;top:765;width:450;height:450" o:button="t">
              <v:imagedata r:id="rId647" o:title=""/>
            </v:shape>
            <v:shape id="docshape13" o:spid="_x0000_s1036" type="#_x0000_t75" style="position:absolute;left:810;top:1395;width:8070;height:10110">
              <v:imagedata r:id="rId648" o:title=""/>
            </v:shape>
            <v:shape id="docshape14" o:spid="_x0000_s1037" style="position:absolute;left:4574;top:6225;width:4186;height:5040" coordorigin="4575,6225" coordsize="4186,5040" o:spt="100" adj="0,,0" path="m4665,11214r-1,-6l4659,11197r-3,-5l4648,11184r-5,-3l4632,11176r-6,-1l4614,11175r-6,1l4597,11181r-5,3l4584,11192r-3,5l4576,11208r-1,6l4575,11226r1,6l4581,11243r3,5l4592,11256r5,3l4608,11264r6,1l4626,11265r6,-1l4643,11259r5,-3l4656,11248r3,-5l4664,11232r1,-6l4665,11220r,-6xm8760,6225r-450,l8310,6675r450,l8760,6225xe" stroked="f">
              <v:stroke joinstyle="round"/>
              <v:formulas/>
              <v:path arrowok="t" o:connecttype="segments"/>
            </v:shape>
            <v:shape id="docshape15" o:spid="_x0000_s1038" style="position:absolute;left:4724;top:11175;width:390;height:90" coordorigin="4725,11175" coordsize="390,90" o:spt="100" adj="0,,0" path="m4815,11214r-1,-6l4809,11197r-3,-5l4798,11184r-5,-3l4782,11176r-6,-1l4764,11175r-6,1l4747,11181r-5,3l4734,11192r-3,5l4726,11208r-1,6l4725,11226r1,6l4731,11243r3,5l4742,11256r5,3l4758,11264r6,1l4776,11265r6,-1l4793,11259r5,-3l4806,11248r3,-5l4814,11232r1,-6l4815,11220r,-6xm4965,11214r-1,-6l4959,11197r-3,-5l4948,11184r-5,-3l4932,11176r-6,-1l4914,11175r-6,1l4897,11181r-5,3l4884,11192r-3,5l4876,11208r-1,6l4875,11226r1,6l4881,11243r3,5l4892,11256r5,3l4908,11264r6,1l4926,11265r6,-1l4943,11259r5,-3l4956,11248r3,-5l4964,11232r1,-6l4965,11220r,-6xm5115,11214r-1,-6l5109,11197r-3,-5l5098,11184r-5,-3l5082,11176r-6,-1l5064,11175r-6,1l5047,11181r-5,3l5034,11192r-3,5l5026,11208r-1,6l5025,11226r1,6l5031,11243r3,5l5042,11256r5,3l5058,11264r6,1l5076,11265r6,-1l5093,11259r5,-3l5106,11248r3,-5l5114,11232r1,-6l5115,11220r,-6xe" stroked="f">
              <v:fill opacity="26214f"/>
              <v:stroke joinstyle="round"/>
              <v:formulas/>
              <v:path arrowok="t" o:connecttype="segments"/>
            </v:shape>
            <w10:wrap anchorx="page" anchory="page"/>
          </v:group>
        </w:pict>
      </w: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spacing w:before="88"/>
        <w:rPr>
          <w:rFonts w:ascii="Times New Roman" w:hAnsi="Times New Roman" w:cs="Times New Roman"/>
          <w:sz w:val="21"/>
        </w:rPr>
      </w:pPr>
    </w:p>
    <w:p w:rsidR="00740474" w:rsidRPr="009D491B" w:rsidRDefault="00740474" w:rsidP="00740474">
      <w:pPr>
        <w:ind w:left="629"/>
        <w:rPr>
          <w:rFonts w:ascii="Times New Roman" w:hAnsi="Times New Roman" w:cs="Times New Roman"/>
          <w:sz w:val="21"/>
        </w:rPr>
      </w:pPr>
      <w:hyperlink r:id="rId649">
        <w:r w:rsidRPr="009D491B">
          <w:rPr>
            <w:rFonts w:ascii="Times New Roman" w:hAnsi="Times New Roman" w:cs="Times New Roman"/>
            <w:color w:val="0094F5"/>
            <w:sz w:val="21"/>
          </w:rPr>
          <w:t xml:space="preserve">Viewmoreon </w:t>
        </w:r>
        <w:r w:rsidRPr="009D491B">
          <w:rPr>
            <w:rFonts w:ascii="Times New Roman" w:hAnsi="Times New Roman" w:cs="Times New Roman"/>
            <w:color w:val="0094F5"/>
            <w:spacing w:val="-2"/>
            <w:sz w:val="21"/>
          </w:rPr>
          <w:t>Instagram</w:t>
        </w:r>
      </w:hyperlink>
    </w:p>
    <w:p w:rsidR="00740474" w:rsidRPr="009D491B" w:rsidRDefault="00740474" w:rsidP="00740474">
      <w:pPr>
        <w:pStyle w:val="BodyText"/>
        <w:rPr>
          <w:rFonts w:ascii="Times New Roman" w:hAnsi="Times New Roman" w:cs="Times New Roman"/>
          <w:sz w:val="21"/>
        </w:rPr>
      </w:pPr>
    </w:p>
    <w:p w:rsidR="00740474" w:rsidRPr="009D491B" w:rsidRDefault="00740474" w:rsidP="00740474">
      <w:pPr>
        <w:pStyle w:val="BodyText"/>
        <w:spacing w:before="242"/>
        <w:rPr>
          <w:rFonts w:ascii="Times New Roman" w:hAnsi="Times New Roman" w:cs="Times New Roman"/>
          <w:sz w:val="21"/>
        </w:rPr>
      </w:pPr>
    </w:p>
    <w:p w:rsidR="00740474" w:rsidRPr="009D491B" w:rsidRDefault="00740474" w:rsidP="00740474">
      <w:pPr>
        <w:ind w:left="599"/>
        <w:rPr>
          <w:rFonts w:ascii="Times New Roman" w:hAnsi="Times New Roman" w:cs="Times New Roman"/>
          <w:sz w:val="21"/>
        </w:rPr>
      </w:pPr>
      <w:hyperlink r:id="rId650">
        <w:r w:rsidRPr="009D491B">
          <w:rPr>
            <w:rFonts w:ascii="Times New Roman" w:hAnsi="Times New Roman" w:cs="Times New Roman"/>
            <w:spacing w:val="-2"/>
            <w:sz w:val="21"/>
          </w:rPr>
          <w:t>magazinecopy</w:t>
        </w:r>
      </w:hyperlink>
    </w:p>
    <w:p w:rsidR="00740474" w:rsidRPr="009D491B" w:rsidRDefault="00740474" w:rsidP="00740474">
      <w:pPr>
        <w:spacing w:before="261" w:line="275" w:lineRule="exact"/>
        <w:ind w:left="599"/>
        <w:rPr>
          <w:rFonts w:ascii="Times New Roman" w:hAnsi="Times New Roman" w:cs="Times New Roman"/>
          <w:sz w:val="21"/>
        </w:rPr>
      </w:pPr>
      <w:r w:rsidRPr="009D491B">
        <w:rPr>
          <w:rFonts w:ascii="Times New Roman" w:hAnsi="Times New Roman" w:cs="Times New Roman"/>
          <w:color w:val="1B1D20"/>
          <w:sz w:val="21"/>
        </w:rPr>
        <w:t>JiaWang,FashionEventcoordinator,explains</w:t>
      </w:r>
      <w:r w:rsidRPr="009D491B">
        <w:rPr>
          <w:rFonts w:ascii="Times New Roman" w:hAnsi="Times New Roman" w:cs="Times New Roman"/>
          <w:color w:val="1B1D20"/>
          <w:spacing w:val="-10"/>
          <w:sz w:val="21"/>
        </w:rPr>
        <w:t>-</w:t>
      </w:r>
    </w:p>
    <w:p w:rsidR="00740474" w:rsidRPr="009D491B" w:rsidRDefault="00740474" w:rsidP="00740474">
      <w:pPr>
        <w:spacing w:before="2" w:line="232" w:lineRule="auto"/>
        <w:ind w:left="599" w:right="2930"/>
        <w:rPr>
          <w:rFonts w:ascii="Times New Roman" w:hAnsi="Times New Roman" w:cs="Times New Roman"/>
          <w:sz w:val="21"/>
        </w:rPr>
      </w:pPr>
      <w:r w:rsidRPr="009D491B">
        <w:rPr>
          <w:rFonts w:ascii="Times New Roman" w:hAnsi="Times New Roman" w:cs="Times New Roman"/>
          <w:color w:val="1B1D20"/>
          <w:sz w:val="21"/>
        </w:rPr>
        <w:t>”Behindthescenes,it’sacollaborativeendeavor.Everyonecomestogether,their talents merging to create a seamless production.”</w:t>
      </w:r>
    </w:p>
    <w:p w:rsidR="00740474" w:rsidRPr="009D491B" w:rsidRDefault="00740474" w:rsidP="00740474">
      <w:pPr>
        <w:spacing w:line="232" w:lineRule="auto"/>
        <w:rPr>
          <w:rFonts w:ascii="Times New Roman" w:hAnsi="Times New Roman" w:cs="Times New Roman"/>
          <w:sz w:val="21"/>
        </w:rPr>
        <w:sectPr w:rsidR="00740474" w:rsidRPr="009D491B">
          <w:type w:val="continuous"/>
          <w:pgSz w:w="12240" w:h="15840"/>
          <w:pgMar w:top="460" w:right="360" w:bottom="460" w:left="360" w:header="284" w:footer="275" w:gutter="0"/>
          <w:cols w:space="720"/>
        </w:sectPr>
      </w:pPr>
    </w:p>
    <w:p w:rsidR="00740474" w:rsidRPr="009D491B" w:rsidRDefault="00740474" w:rsidP="00740474">
      <w:pPr>
        <w:ind w:left="434"/>
        <w:rPr>
          <w:rFonts w:ascii="Times New Roman" w:hAnsi="Times New Roman" w:cs="Times New Roman"/>
          <w:sz w:val="20"/>
        </w:rPr>
      </w:pPr>
      <w:r w:rsidRPr="009D491B">
        <w:rPr>
          <w:rFonts w:ascii="Times New Roman" w:hAnsi="Times New Roman" w:cs="Times New Roman"/>
          <w:sz w:val="20"/>
        </w:rPr>
      </w:r>
      <w:r w:rsidRPr="009D491B">
        <w:rPr>
          <w:rFonts w:ascii="Times New Roman" w:hAnsi="Times New Roman" w:cs="Times New Roman"/>
          <w:sz w:val="20"/>
        </w:rPr>
        <w:pict>
          <v:group id="docshapegroup16" o:spid="_x0000_s1026" style="width:405pt;height:100.6pt;mso-position-horizontal-relative:char;mso-position-vertical-relative:line" coordsize="8100,2012">
            <v:shape id="docshape17" o:spid="_x0000_s1027" style="position:absolute;left:7;top:106;width:8085;height:1898" coordorigin="7,107" coordsize="8085,1898" path="m8092,107r,1860l8092,1972r-37,32l45,2004,7,1972r1,-5l8,107e" filled="f" strokecolor="#dadada">
              <v:path arrowok="t"/>
            </v:shape>
            <v:rect id="docshape18" o:spid="_x0000_s1028" style="position:absolute;left:15;top:1336;width:8070;height:15" fillcolor="#dadada" stroked="f"/>
            <v:shapetype id="_x0000_t202" coordsize="21600,21600" o:spt="202" path="m,l,21600r21600,l21600,xe">
              <v:stroke joinstyle="miter"/>
              <v:path gradientshapeok="t" o:connecttype="rect"/>
            </v:shapetype>
            <v:shape id="docshape19" o:spid="_x0000_s1029" type="#_x0000_t202" style="position:absolute;width:8100;height:2012" filled="f" stroked="f">
              <v:textbox inset="0,0,0,0">
                <w:txbxContent>
                  <w:p w:rsidR="00740474" w:rsidRDefault="00740474" w:rsidP="00740474">
                    <w:pPr>
                      <w:spacing w:before="6" w:line="232" w:lineRule="auto"/>
                      <w:ind w:left="164"/>
                      <w:rPr>
                        <w:rFonts w:ascii="Segoe UI"/>
                        <w:sz w:val="21"/>
                      </w:rPr>
                    </w:pPr>
                    <w:hyperlink r:id="rId651">
                      <w:r>
                        <w:rPr>
                          <w:rFonts w:ascii="Segoe UI"/>
                          <w:color w:val="00376A"/>
                          <w:sz w:val="21"/>
                        </w:rPr>
                        <w:t>#copymagazine</w:t>
                      </w:r>
                    </w:hyperlink>
                    <w:hyperlink r:id="rId652">
                      <w:r>
                        <w:rPr>
                          <w:rFonts w:ascii="Segoe UI"/>
                          <w:color w:val="00376A"/>
                          <w:sz w:val="21"/>
                        </w:rPr>
                        <w:t>#magazinecopy</w:t>
                      </w:r>
                    </w:hyperlink>
                    <w:hyperlink r:id="rId653">
                      <w:r>
                        <w:rPr>
                          <w:rFonts w:ascii="Segoe UI"/>
                          <w:color w:val="00376A"/>
                          <w:sz w:val="21"/>
                        </w:rPr>
                        <w:t>#womenai</w:t>
                      </w:r>
                    </w:hyperlink>
                    <w:hyperlink r:id="rId654">
                      <w:r>
                        <w:rPr>
                          <w:rFonts w:ascii="Segoe UI"/>
                          <w:color w:val="00376A"/>
                          <w:sz w:val="21"/>
                        </w:rPr>
                        <w:t>#aifashion</w:t>
                      </w:r>
                    </w:hyperlink>
                    <w:hyperlink r:id="rId655">
                      <w:r>
                        <w:rPr>
                          <w:rFonts w:ascii="Segoe UI"/>
                          <w:color w:val="00376A"/>
                          <w:sz w:val="21"/>
                        </w:rPr>
                        <w:t>#digitalart</w:t>
                      </w:r>
                    </w:hyperlink>
                    <w:hyperlink r:id="rId656">
                      <w:r>
                        <w:rPr>
                          <w:rFonts w:ascii="Segoe UI"/>
                          <w:color w:val="00376A"/>
                          <w:sz w:val="21"/>
                        </w:rPr>
                        <w:t>#photooftheday</w:t>
                      </w:r>
                    </w:hyperlink>
                    <w:hyperlink r:id="rId657">
                      <w:r>
                        <w:rPr>
                          <w:rFonts w:ascii="Segoe UI"/>
                          <w:color w:val="00376A"/>
                          <w:sz w:val="21"/>
                        </w:rPr>
                        <w:t>#midjourney</w:t>
                      </w:r>
                    </w:hyperlink>
                    <w:hyperlink r:id="rId658">
                      <w:r>
                        <w:rPr>
                          <w:rFonts w:ascii="Segoe UI"/>
                          <w:color w:val="00376A"/>
                          <w:sz w:val="21"/>
                        </w:rPr>
                        <w:t>#aiartist</w:t>
                      </w:r>
                    </w:hyperlink>
                    <w:hyperlink r:id="rId659">
                      <w:r>
                        <w:rPr>
                          <w:rFonts w:ascii="Segoe UI"/>
                          <w:color w:val="00376A"/>
                          <w:sz w:val="21"/>
                        </w:rPr>
                        <w:t>#aifashionweek23</w:t>
                      </w:r>
                    </w:hyperlink>
                    <w:hyperlink r:id="rId660">
                      <w:r>
                        <w:rPr>
                          <w:rFonts w:ascii="Segoe UI"/>
                          <w:color w:val="00376A"/>
                          <w:sz w:val="21"/>
                        </w:rPr>
                        <w:t>#aifashiondesigner</w:t>
                      </w:r>
                    </w:hyperlink>
                    <w:hyperlink r:id="rId661">
                      <w:r>
                        <w:rPr>
                          <w:rFonts w:ascii="Segoe UI"/>
                          <w:color w:val="00376A"/>
                          <w:sz w:val="21"/>
                        </w:rPr>
                        <w:t>#aiartcommunity</w:t>
                      </w:r>
                    </w:hyperlink>
                    <w:hyperlink r:id="rId662">
                      <w:r>
                        <w:rPr>
                          <w:rFonts w:ascii="Segoe UI"/>
                          <w:color w:val="00376A"/>
                          <w:sz w:val="21"/>
                        </w:rPr>
                        <w:t>#aiart</w:t>
                      </w:r>
                    </w:hyperlink>
                    <w:hyperlink r:id="rId663">
                      <w:r>
                        <w:rPr>
                          <w:rFonts w:ascii="Segoe UI"/>
                          <w:color w:val="00376A"/>
                          <w:spacing w:val="-2"/>
                          <w:sz w:val="21"/>
                        </w:rPr>
                        <w:t>#portraits</w:t>
                      </w:r>
                    </w:hyperlink>
                  </w:p>
                  <w:p w:rsidR="00740474" w:rsidRDefault="00740474" w:rsidP="00740474">
                    <w:pPr>
                      <w:spacing w:before="81"/>
                      <w:ind w:left="164"/>
                      <w:rPr>
                        <w:rFonts w:ascii="Segoe UI"/>
                        <w:sz w:val="21"/>
                      </w:rPr>
                    </w:pPr>
                    <w:hyperlink r:id="rId664">
                      <w:r>
                        <w:rPr>
                          <w:rFonts w:ascii="Segoe UI"/>
                          <w:color w:val="1D1D1D"/>
                          <w:sz w:val="21"/>
                        </w:rPr>
                        <w:t xml:space="preserve">View all </w:t>
                      </w:r>
                      <w:r>
                        <w:rPr>
                          <w:rFonts w:ascii="Segoe UI"/>
                          <w:color w:val="1D1D1D"/>
                          <w:spacing w:val="-2"/>
                          <w:sz w:val="21"/>
                        </w:rPr>
                        <w:t>comments</w:t>
                      </w:r>
                    </w:hyperlink>
                  </w:p>
                </w:txbxContent>
              </v:textbox>
            </v:shape>
            <v:shape id="docshape20" o:spid="_x0000_s1030" type="#_x0000_t202" style="position:absolute;left:7;top:1351;width:8085;height:653" filled="f" stroked="f">
              <v:textbox inset="0,0,0,0">
                <w:txbxContent>
                  <w:p w:rsidR="00740474" w:rsidRDefault="00740474" w:rsidP="00740474">
                    <w:pPr>
                      <w:spacing w:before="178"/>
                      <w:ind w:left="157"/>
                      <w:rPr>
                        <w:rFonts w:ascii="Segoe UI"/>
                        <w:sz w:val="21"/>
                      </w:rPr>
                    </w:pPr>
                    <w:hyperlink r:id="rId665">
                      <w:r>
                        <w:rPr>
                          <w:rFonts w:ascii="Segoe UI"/>
                          <w:color w:val="1D1D1D"/>
                          <w:sz w:val="21"/>
                        </w:rPr>
                        <w:t xml:space="preserve">Add a </w:t>
                      </w:r>
                      <w:r>
                        <w:rPr>
                          <w:rFonts w:ascii="Segoe UI"/>
                          <w:color w:val="1D1D1D"/>
                          <w:spacing w:val="-2"/>
                          <w:sz w:val="21"/>
                        </w:rPr>
                        <w:t>comment...</w:t>
                      </w:r>
                    </w:hyperlink>
                  </w:p>
                </w:txbxContent>
              </v:textbox>
            </v:shape>
            <w10:wrap type="none"/>
            <w10:anchorlock/>
          </v:group>
        </w:pict>
      </w:r>
    </w:p>
    <w:p w:rsidR="00740474" w:rsidRPr="009D491B" w:rsidRDefault="00740474" w:rsidP="00740474">
      <w:pPr>
        <w:pStyle w:val="BodyText"/>
        <w:spacing w:before="3" w:line="333" w:lineRule="auto"/>
        <w:ind w:left="434" w:right="607"/>
        <w:rPr>
          <w:rFonts w:ascii="Times New Roman" w:hAnsi="Times New Roman" w:cs="Times New Roman"/>
        </w:rPr>
      </w:pPr>
      <w:r w:rsidRPr="009D491B">
        <w:rPr>
          <w:rFonts w:ascii="Times New Roman" w:hAnsi="Times New Roman" w:cs="Times New Roman"/>
          <w:color w:val="202020"/>
          <w:w w:val="105"/>
        </w:rPr>
        <w:t>30-SecondRedFlagCheck(BreakingNews): Whentimeiscriticalandyouneedaninstant assessment of suspicious perfection, focus on the gut feeling that something looks “</w:t>
      </w:r>
      <w:hyperlink r:id="rId666">
        <w:r w:rsidRPr="009D491B">
          <w:rPr>
            <w:rFonts w:ascii="Times New Roman" w:hAnsi="Times New Roman" w:cs="Times New Roman"/>
            <w:color w:val="666666"/>
            <w:w w:val="105"/>
            <w:u w:val="single" w:color="666666"/>
          </w:rPr>
          <w:t>too</w:t>
        </w:r>
        <w:r w:rsidRPr="009D491B">
          <w:rPr>
            <w:rFonts w:ascii="Times New Roman" w:hAnsi="Times New Roman" w:cs="Times New Roman"/>
            <w:color w:val="666666"/>
            <w:w w:val="105"/>
          </w:rPr>
          <w:t xml:space="preserve"> g</w:t>
        </w:r>
        <w:r w:rsidRPr="009D491B">
          <w:rPr>
            <w:rFonts w:ascii="Times New Roman" w:hAnsi="Times New Roman" w:cs="Times New Roman"/>
            <w:color w:val="666666"/>
            <w:w w:val="105"/>
            <w:u w:val="single" w:color="666666"/>
          </w:rPr>
          <w:t>ood to be</w:t>
        </w:r>
      </w:hyperlink>
      <w:hyperlink r:id="rId667">
        <w:r w:rsidRPr="009D491B">
          <w:rPr>
            <w:rFonts w:ascii="Times New Roman" w:hAnsi="Times New Roman" w:cs="Times New Roman"/>
            <w:color w:val="666666"/>
            <w:w w:val="105"/>
            <w:u w:val="single" w:color="666666"/>
          </w:rPr>
          <w:t>true.”</w:t>
        </w:r>
      </w:hyperlink>
      <w:r w:rsidRPr="009D491B">
        <w:rPr>
          <w:rFonts w:ascii="Times New Roman" w:hAnsi="Times New Roman" w:cs="Times New Roman"/>
          <w:color w:val="202020"/>
          <w:w w:val="105"/>
        </w:rPr>
        <w:t xml:space="preserve">Look for magazine-quality aesthetics in contexts where that level of grooming would be impossibleorinappropriate.Aprotestleaderwithflawlessmakeup,adisastervictimwithperfecthair, or a candid political moment where everyone looks professionally styled should trigger immediate </w:t>
      </w:r>
      <w:r w:rsidRPr="009D491B">
        <w:rPr>
          <w:rFonts w:ascii="Times New Roman" w:hAnsi="Times New Roman" w:cs="Times New Roman"/>
          <w:color w:val="202020"/>
          <w:spacing w:val="-2"/>
          <w:w w:val="105"/>
        </w:rPr>
        <w:t>suspicion.</w:t>
      </w:r>
    </w:p>
    <w:p w:rsidR="00740474" w:rsidRPr="009D491B" w:rsidRDefault="00740474" w:rsidP="00BD7E7B">
      <w:pPr>
        <w:pStyle w:val="ListParagraph"/>
        <w:widowControl w:val="0"/>
        <w:numPr>
          <w:ilvl w:val="0"/>
          <w:numId w:val="106"/>
        </w:numPr>
        <w:tabs>
          <w:tab w:val="left" w:pos="834"/>
        </w:tabs>
        <w:autoSpaceDE w:val="0"/>
        <w:autoSpaceDN w:val="0"/>
        <w:spacing w:before="22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Perfectiongutcheck—Doesthispersonlooktoopolished/perfectforthe</w:t>
      </w:r>
      <w:r w:rsidRPr="009D491B">
        <w:rPr>
          <w:rFonts w:ascii="Times New Roman" w:hAnsi="Times New Roman" w:cs="Times New Roman"/>
          <w:color w:val="202020"/>
          <w:spacing w:val="-2"/>
          <w:w w:val="105"/>
          <w:sz w:val="23"/>
        </w:rPr>
        <w:t>situation?</w:t>
      </w:r>
    </w:p>
    <w:p w:rsidR="00740474" w:rsidRPr="009D491B" w:rsidRDefault="00740474" w:rsidP="00BD7E7B">
      <w:pPr>
        <w:pStyle w:val="ListParagraph"/>
        <w:widowControl w:val="0"/>
        <w:numPr>
          <w:ilvl w:val="0"/>
          <w:numId w:val="106"/>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Contextmismatchscan—Magazine-levelbeautyinacrisis/conflict</w:t>
      </w:r>
      <w:r w:rsidRPr="009D491B">
        <w:rPr>
          <w:rFonts w:ascii="Times New Roman" w:hAnsi="Times New Roman" w:cs="Times New Roman"/>
          <w:color w:val="202020"/>
          <w:spacing w:val="-2"/>
          <w:w w:val="105"/>
          <w:sz w:val="23"/>
        </w:rPr>
        <w:t>scene?</w:t>
      </w:r>
    </w:p>
    <w:p w:rsidR="00740474" w:rsidRPr="009D491B" w:rsidRDefault="00740474" w:rsidP="00BD7E7B">
      <w:pPr>
        <w:pStyle w:val="ListParagraph"/>
        <w:widowControl w:val="0"/>
        <w:numPr>
          <w:ilvl w:val="0"/>
          <w:numId w:val="106"/>
        </w:numPr>
        <w:tabs>
          <w:tab w:val="left" w:pos="834"/>
        </w:tabs>
        <w:autoSpaceDE w:val="0"/>
        <w:autoSpaceDN w:val="0"/>
        <w:spacing w:before="10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Skinrealitycheck—Airbrushedsmoothnesswherenaturaltextureshould</w:t>
      </w:r>
      <w:r w:rsidRPr="009D491B">
        <w:rPr>
          <w:rFonts w:ascii="Times New Roman" w:hAnsi="Times New Roman" w:cs="Times New Roman"/>
          <w:color w:val="202020"/>
          <w:spacing w:val="-2"/>
          <w:w w:val="105"/>
          <w:sz w:val="23"/>
        </w:rPr>
        <w:t>exist?</w:t>
      </w:r>
    </w:p>
    <w:p w:rsidR="00740474" w:rsidRPr="009D491B" w:rsidRDefault="00740474" w:rsidP="00BD7E7B">
      <w:pPr>
        <w:pStyle w:val="ListParagraph"/>
        <w:widowControl w:val="0"/>
        <w:numPr>
          <w:ilvl w:val="0"/>
          <w:numId w:val="106"/>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Overallgroomingassessment—Doesappearancematchthe</w:t>
      </w:r>
      <w:r w:rsidRPr="009D491B">
        <w:rPr>
          <w:rFonts w:ascii="Times New Roman" w:hAnsi="Times New Roman" w:cs="Times New Roman"/>
          <w:color w:val="202020"/>
          <w:spacing w:val="-2"/>
          <w:w w:val="105"/>
          <w:sz w:val="23"/>
        </w:rPr>
        <w:t>scenario?</w:t>
      </w:r>
    </w:p>
    <w:p w:rsidR="00740474" w:rsidRPr="009D491B" w:rsidRDefault="00740474" w:rsidP="00740474">
      <w:pPr>
        <w:pStyle w:val="BodyText"/>
        <w:spacing w:before="76"/>
        <w:rPr>
          <w:rFonts w:ascii="Times New Roman" w:hAnsi="Times New Roman" w:cs="Times New Roman"/>
        </w:rPr>
      </w:pPr>
    </w:p>
    <w:p w:rsidR="00740474" w:rsidRPr="009D491B" w:rsidRDefault="00740474" w:rsidP="00740474">
      <w:pPr>
        <w:pStyle w:val="BodyText"/>
        <w:spacing w:line="331" w:lineRule="auto"/>
        <w:ind w:left="434" w:right="476"/>
        <w:rPr>
          <w:rFonts w:ascii="Times New Roman" w:hAnsi="Times New Roman" w:cs="Times New Roman"/>
        </w:rPr>
      </w:pPr>
      <w:r w:rsidRPr="009D491B">
        <w:rPr>
          <w:rFonts w:ascii="Times New Roman" w:hAnsi="Times New Roman" w:cs="Times New Roman"/>
          <w:color w:val="202020"/>
          <w:w w:val="105"/>
        </w:rPr>
        <w:t xml:space="preserve">Five-MinuteTechnicalVerification(StandardStories): Thisdeeperexaminationfocusesonthe technicaldetailsthatbetrayartiﬁcialgeneration.ModernAIcreatesanatomicallycorrectimages,but they often exhibit an uncanny perfection not found in real photography. Real faces have subtle asymmetries, natural wear patterns, and environmental eﬀects that AI struggles to authentically </w:t>
      </w:r>
      <w:r w:rsidRPr="009D491B">
        <w:rPr>
          <w:rFonts w:ascii="Times New Roman" w:hAnsi="Times New Roman" w:cs="Times New Roman"/>
          <w:color w:val="202020"/>
          <w:spacing w:val="-2"/>
          <w:w w:val="105"/>
        </w:rPr>
        <w:t>replicate.</w:t>
      </w:r>
    </w:p>
    <w:p w:rsidR="00740474" w:rsidRPr="009D491B" w:rsidRDefault="00740474" w:rsidP="00BD7E7B">
      <w:pPr>
        <w:pStyle w:val="ListParagraph"/>
        <w:widowControl w:val="0"/>
        <w:numPr>
          <w:ilvl w:val="0"/>
          <w:numId w:val="105"/>
        </w:numPr>
        <w:tabs>
          <w:tab w:val="left" w:pos="834"/>
        </w:tabs>
        <w:autoSpaceDE w:val="0"/>
        <w:autoSpaceDN w:val="0"/>
        <w:spacing w:before="239"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Zoomto100%onfaces—Lookfornaturalskintexture,pores,andminor</w:t>
      </w:r>
      <w:r w:rsidRPr="009D491B">
        <w:rPr>
          <w:rFonts w:ascii="Times New Roman" w:hAnsi="Times New Roman" w:cs="Times New Roman"/>
          <w:color w:val="202020"/>
          <w:spacing w:val="-2"/>
          <w:w w:val="105"/>
          <w:sz w:val="23"/>
        </w:rPr>
        <w:t>asymmetries.</w:t>
      </w:r>
    </w:p>
    <w:p w:rsidR="00740474" w:rsidRPr="009D491B" w:rsidRDefault="00740474" w:rsidP="00BD7E7B">
      <w:pPr>
        <w:pStyle w:val="ListParagraph"/>
        <w:widowControl w:val="0"/>
        <w:numPr>
          <w:ilvl w:val="0"/>
          <w:numId w:val="105"/>
        </w:numPr>
        <w:tabs>
          <w:tab w:val="left" w:pos="834"/>
        </w:tabs>
        <w:autoSpaceDE w:val="0"/>
        <w:autoSpaceDN w:val="0"/>
        <w:spacing w:before="10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Clothingphysicsassessment—Naturalwrinkles,fabrictextures,wearpatterns</w:t>
      </w:r>
      <w:r w:rsidRPr="009D491B">
        <w:rPr>
          <w:rFonts w:ascii="Times New Roman" w:hAnsi="Times New Roman" w:cs="Times New Roman"/>
          <w:color w:val="202020"/>
          <w:spacing w:val="-2"/>
          <w:w w:val="105"/>
          <w:sz w:val="23"/>
        </w:rPr>
        <w:t>present?</w:t>
      </w:r>
    </w:p>
    <w:p w:rsidR="00740474" w:rsidRPr="009D491B" w:rsidRDefault="00740474" w:rsidP="00BD7E7B">
      <w:pPr>
        <w:pStyle w:val="ListParagraph"/>
        <w:widowControl w:val="0"/>
        <w:numPr>
          <w:ilvl w:val="0"/>
          <w:numId w:val="105"/>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Hairstrandanalysis—Individualstrandsvisibleversuspainted/rendered</w:t>
      </w:r>
      <w:r w:rsidRPr="009D491B">
        <w:rPr>
          <w:rFonts w:ascii="Times New Roman" w:hAnsi="Times New Roman" w:cs="Times New Roman"/>
          <w:color w:val="202020"/>
          <w:spacing w:val="-2"/>
          <w:w w:val="105"/>
          <w:sz w:val="23"/>
        </w:rPr>
        <w:t>appearance?</w:t>
      </w:r>
    </w:p>
    <w:p w:rsidR="00740474" w:rsidRPr="009D491B" w:rsidRDefault="00740474" w:rsidP="00BD7E7B">
      <w:pPr>
        <w:pStyle w:val="ListParagraph"/>
        <w:widowControl w:val="0"/>
        <w:numPr>
          <w:ilvl w:val="0"/>
          <w:numId w:val="105"/>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Jewelry/accessoryrealism—Three-dimensionalappearanceversuscomputer-graphics</w:t>
      </w:r>
      <w:r w:rsidRPr="009D491B">
        <w:rPr>
          <w:rFonts w:ascii="Times New Roman" w:hAnsi="Times New Roman" w:cs="Times New Roman"/>
          <w:color w:val="202020"/>
          <w:spacing w:val="-2"/>
          <w:w w:val="105"/>
          <w:sz w:val="23"/>
        </w:rPr>
        <w:t>flatness.</w:t>
      </w:r>
    </w:p>
    <w:p w:rsidR="00740474" w:rsidRPr="009D491B" w:rsidRDefault="00740474" w:rsidP="00BD7E7B">
      <w:pPr>
        <w:pStyle w:val="ListParagraph"/>
        <w:widowControl w:val="0"/>
        <w:numPr>
          <w:ilvl w:val="0"/>
          <w:numId w:val="105"/>
        </w:numPr>
        <w:tabs>
          <w:tab w:val="left" w:pos="834"/>
        </w:tabs>
        <w:autoSpaceDE w:val="0"/>
        <w:autoSpaceDN w:val="0"/>
        <w:spacing w:before="10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Teethexamination—Aretherenaturalimperfectionsversusuniform</w:t>
      </w:r>
      <w:r w:rsidRPr="009D491B">
        <w:rPr>
          <w:rFonts w:ascii="Times New Roman" w:hAnsi="Times New Roman" w:cs="Times New Roman"/>
          <w:color w:val="202020"/>
          <w:spacing w:val="-2"/>
          <w:w w:val="105"/>
          <w:sz w:val="23"/>
        </w:rPr>
        <w:t>perfection?</w:t>
      </w:r>
    </w:p>
    <w:p w:rsidR="00740474" w:rsidRPr="009D491B" w:rsidRDefault="00740474" w:rsidP="00BD7E7B">
      <w:pPr>
        <w:pStyle w:val="ListParagraph"/>
        <w:widowControl w:val="0"/>
        <w:numPr>
          <w:ilvl w:val="0"/>
          <w:numId w:val="105"/>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Overallperfectionaudit—Doesthegroominglevelmatchtheclaimedcontextand</w:t>
      </w:r>
      <w:r w:rsidRPr="009D491B">
        <w:rPr>
          <w:rFonts w:ascii="Times New Roman" w:hAnsi="Times New Roman" w:cs="Times New Roman"/>
          <w:color w:val="202020"/>
          <w:spacing w:val="-2"/>
          <w:w w:val="105"/>
          <w:sz w:val="23"/>
        </w:rPr>
        <w:t>setting?</w:t>
      </w:r>
    </w:p>
    <w:p w:rsidR="00740474" w:rsidRPr="009D491B" w:rsidRDefault="00740474" w:rsidP="00740474">
      <w:pPr>
        <w:pStyle w:val="BodyText"/>
        <w:spacing w:before="60"/>
        <w:rPr>
          <w:rFonts w:ascii="Times New Roman" w:hAnsi="Times New Roman" w:cs="Times New Roman"/>
        </w:rPr>
      </w:pPr>
    </w:p>
    <w:p w:rsidR="00740474" w:rsidRPr="009D491B" w:rsidRDefault="00740474" w:rsidP="00740474">
      <w:pPr>
        <w:pStyle w:val="BodyText"/>
        <w:spacing w:before="1" w:line="333" w:lineRule="auto"/>
        <w:ind w:left="434" w:right="476"/>
        <w:rPr>
          <w:rFonts w:ascii="Times New Roman" w:hAnsi="Times New Roman" w:cs="Times New Roman"/>
        </w:rPr>
      </w:pPr>
      <w:r w:rsidRPr="009D491B">
        <w:rPr>
          <w:rFonts w:ascii="Times New Roman" w:hAnsi="Times New Roman" w:cs="Times New Roman"/>
          <w:color w:val="202020"/>
        </w:rPr>
        <w:t>DeepInvestigation(High-StakesReporting):Forstorieswhereaccuracyisparamount,this comprehensiveanalysistreatstheimageasevidencerequiringforensicscrutiny.Thegoalisbuildinga probabilityassessmentbasedonmultipleveriﬁcationpoints,andunderstandingthatwhiledeﬁnitive proofmaybeimpossible,informedjudgmentisachievable.</w:t>
      </w:r>
    </w:p>
    <w:p w:rsidR="00740474" w:rsidRPr="009D491B" w:rsidRDefault="00740474" w:rsidP="00BD7E7B">
      <w:pPr>
        <w:pStyle w:val="ListParagraph"/>
        <w:widowControl w:val="0"/>
        <w:numPr>
          <w:ilvl w:val="0"/>
          <w:numId w:val="104"/>
        </w:numPr>
        <w:tabs>
          <w:tab w:val="left" w:pos="834"/>
          <w:tab w:val="left" w:pos="836"/>
        </w:tabs>
        <w:autoSpaceDE w:val="0"/>
        <w:autoSpaceDN w:val="0"/>
        <w:spacing w:before="225" w:after="0" w:line="333" w:lineRule="auto"/>
        <w:ind w:right="1112"/>
        <w:contextualSpacing w:val="0"/>
        <w:rPr>
          <w:rFonts w:ascii="Times New Roman" w:hAnsi="Times New Roman" w:cs="Times New Roman"/>
          <w:sz w:val="23"/>
        </w:rPr>
      </w:pPr>
      <w:r w:rsidRPr="009D491B">
        <w:rPr>
          <w:rFonts w:ascii="Times New Roman" w:hAnsi="Times New Roman" w:cs="Times New Roman"/>
          <w:color w:val="202020"/>
          <w:w w:val="105"/>
          <w:sz w:val="23"/>
        </w:rPr>
        <w:t>Comparative analysis— Find other photos of the same person to compare levels of naturalversus artiﬁcial perfection.</w:t>
      </w:r>
    </w:p>
    <w:p w:rsidR="00740474" w:rsidRPr="009D491B" w:rsidRDefault="00740474" w:rsidP="00BD7E7B">
      <w:pPr>
        <w:pStyle w:val="ListParagraph"/>
        <w:widowControl w:val="0"/>
        <w:numPr>
          <w:ilvl w:val="0"/>
          <w:numId w:val="104"/>
        </w:numPr>
        <w:tabs>
          <w:tab w:val="left" w:pos="834"/>
          <w:tab w:val="left" w:pos="836"/>
        </w:tabs>
        <w:autoSpaceDE w:val="0"/>
        <w:autoSpaceDN w:val="0"/>
        <w:spacing w:before="1" w:after="0" w:line="333" w:lineRule="auto"/>
        <w:ind w:right="747"/>
        <w:contextualSpacing w:val="0"/>
        <w:rPr>
          <w:rFonts w:ascii="Times New Roman" w:hAnsi="Times New Roman" w:cs="Times New Roman"/>
          <w:sz w:val="23"/>
        </w:rPr>
      </w:pPr>
      <w:r w:rsidRPr="009D491B">
        <w:rPr>
          <w:rFonts w:ascii="Times New Roman" w:hAnsi="Times New Roman" w:cs="Times New Roman"/>
          <w:color w:val="202020"/>
          <w:w w:val="105"/>
          <w:sz w:val="23"/>
        </w:rPr>
        <w:t xml:space="preserve">Technical magnification— Use </w:t>
      </w:r>
      <w:hyperlink r:id="rId668" w:anchor="noise-analysis">
        <w:r w:rsidRPr="009D491B">
          <w:rPr>
            <w:rFonts w:ascii="Times New Roman" w:hAnsi="Times New Roman" w:cs="Times New Roman"/>
            <w:color w:val="666666"/>
            <w:w w:val="105"/>
            <w:sz w:val="23"/>
            <w:u w:val="single" w:color="666666"/>
          </w:rPr>
          <w:t>professional tools</w:t>
        </w:r>
      </w:hyperlink>
      <w:r w:rsidRPr="009D491B">
        <w:rPr>
          <w:rFonts w:ascii="Times New Roman" w:hAnsi="Times New Roman" w:cs="Times New Roman"/>
          <w:color w:val="202020"/>
          <w:w w:val="105"/>
          <w:sz w:val="23"/>
        </w:rPr>
        <w:t>to examine skin texture at the pixel level formathematical patterns.</w:t>
      </w:r>
    </w:p>
    <w:p w:rsidR="00740474" w:rsidRPr="009D491B" w:rsidRDefault="00740474" w:rsidP="00BD7E7B">
      <w:pPr>
        <w:pStyle w:val="ListParagraph"/>
        <w:widowControl w:val="0"/>
        <w:numPr>
          <w:ilvl w:val="0"/>
          <w:numId w:val="104"/>
        </w:numPr>
        <w:tabs>
          <w:tab w:val="left" w:pos="834"/>
          <w:tab w:val="left" w:pos="836"/>
        </w:tabs>
        <w:autoSpaceDE w:val="0"/>
        <w:autoSpaceDN w:val="0"/>
        <w:spacing w:after="0" w:line="333" w:lineRule="auto"/>
        <w:ind w:right="1170"/>
        <w:contextualSpacing w:val="0"/>
        <w:rPr>
          <w:rFonts w:ascii="Times New Roman" w:hAnsi="Times New Roman" w:cs="Times New Roman"/>
          <w:sz w:val="23"/>
        </w:rPr>
      </w:pPr>
      <w:r w:rsidRPr="009D491B">
        <w:rPr>
          <w:rFonts w:ascii="Times New Roman" w:hAnsi="Times New Roman" w:cs="Times New Roman"/>
          <w:color w:val="202020"/>
          <w:w w:val="105"/>
          <w:sz w:val="23"/>
        </w:rPr>
        <w:t>Context verification— Research and compare with other images to determine whether the person typically appears this polished in similar settings.</w:t>
      </w:r>
    </w:p>
    <w:p w:rsidR="00740474" w:rsidRPr="009D491B" w:rsidRDefault="00740474" w:rsidP="00740474">
      <w:pPr>
        <w:pStyle w:val="ListParagraph"/>
        <w:spacing w:line="333" w:lineRule="auto"/>
        <w:rPr>
          <w:rFonts w:ascii="Times New Roman" w:hAnsi="Times New Roman" w:cs="Times New Roman"/>
          <w:sz w:val="23"/>
        </w:rPr>
        <w:sectPr w:rsidR="00740474" w:rsidRPr="009D491B">
          <w:pgSz w:w="12240" w:h="15840"/>
          <w:pgMar w:top="460" w:right="360" w:bottom="460" w:left="360" w:header="284" w:footer="275" w:gutter="0"/>
          <w:cols w:space="720"/>
        </w:sectPr>
      </w:pPr>
    </w:p>
    <w:p w:rsidR="00740474" w:rsidRPr="009D491B" w:rsidRDefault="00740474" w:rsidP="00BD7E7B">
      <w:pPr>
        <w:pStyle w:val="ListParagraph"/>
        <w:widowControl w:val="0"/>
        <w:numPr>
          <w:ilvl w:val="0"/>
          <w:numId w:val="104"/>
        </w:numPr>
        <w:tabs>
          <w:tab w:val="left" w:pos="834"/>
          <w:tab w:val="left" w:pos="836"/>
        </w:tabs>
        <w:autoSpaceDE w:val="0"/>
        <w:autoSpaceDN w:val="0"/>
        <w:spacing w:before="122" w:after="0" w:line="333" w:lineRule="auto"/>
        <w:ind w:right="967"/>
        <w:contextualSpacing w:val="0"/>
        <w:rPr>
          <w:rFonts w:ascii="Times New Roman" w:hAnsi="Times New Roman" w:cs="Times New Roman"/>
          <w:sz w:val="23"/>
        </w:rPr>
      </w:pPr>
      <w:r w:rsidRPr="009D491B">
        <w:rPr>
          <w:rFonts w:ascii="Times New Roman" w:hAnsi="Times New Roman" w:cs="Times New Roman"/>
          <w:sz w:val="23"/>
        </w:rPr>
        <w:lastRenderedPageBreak/>
        <w:pict>
          <v:rect id="docshape21" o:spid="_x0000_s1039" style="position:absolute;left:0;text-align:left;margin-left:469.55pt;margin-top:18.55pt;width:2.05pt;height:.75pt;z-index:-251654144;mso-position-horizontal-relative:page" fillcolor="#666" stroked="f">
            <w10:wrap anchorx="page"/>
          </v:rect>
        </w:pict>
      </w:r>
      <w:r w:rsidRPr="009D491B">
        <w:rPr>
          <w:rFonts w:ascii="Times New Roman" w:hAnsi="Times New Roman" w:cs="Times New Roman"/>
          <w:color w:val="202020"/>
          <w:w w:val="105"/>
          <w:sz w:val="23"/>
        </w:rPr>
        <w:t>Professionalconsultation —Contactdigitalforensicsexperts,like</w:t>
      </w:r>
      <w:hyperlink r:id="rId669">
        <w:r w:rsidRPr="009D491B">
          <w:rPr>
            <w:rFonts w:ascii="Times New Roman" w:hAnsi="Times New Roman" w:cs="Times New Roman"/>
            <w:color w:val="666666"/>
            <w:w w:val="105"/>
            <w:sz w:val="23"/>
            <w:u w:val="single" w:color="666666"/>
          </w:rPr>
          <w:t>FaridHan</w:t>
        </w:r>
        <w:r w:rsidRPr="009D491B">
          <w:rPr>
            <w:rFonts w:ascii="Times New Roman" w:hAnsi="Times New Roman" w:cs="Times New Roman"/>
            <w:color w:val="666666"/>
            <w:w w:val="105"/>
            <w:sz w:val="23"/>
          </w:rPr>
          <w:t>y</w:t>
        </w:r>
      </w:hyperlink>
      <w:r w:rsidRPr="009D491B">
        <w:rPr>
          <w:rFonts w:ascii="Times New Roman" w:hAnsi="Times New Roman" w:cs="Times New Roman"/>
          <w:color w:val="202020"/>
          <w:w w:val="105"/>
          <w:sz w:val="23"/>
        </w:rPr>
        <w:t xml:space="preserve">,foradvanced </w:t>
      </w:r>
      <w:r w:rsidRPr="009D491B">
        <w:rPr>
          <w:rFonts w:ascii="Times New Roman" w:hAnsi="Times New Roman" w:cs="Times New Roman"/>
          <w:color w:val="202020"/>
          <w:spacing w:val="-2"/>
          <w:w w:val="105"/>
          <w:sz w:val="23"/>
        </w:rPr>
        <w:t>analysis.</w:t>
      </w:r>
    </w:p>
    <w:p w:rsidR="00740474" w:rsidRPr="009D491B" w:rsidRDefault="00740474" w:rsidP="00BD7E7B">
      <w:pPr>
        <w:pStyle w:val="ListParagraph"/>
        <w:widowControl w:val="0"/>
        <w:numPr>
          <w:ilvl w:val="0"/>
          <w:numId w:val="104"/>
        </w:numPr>
        <w:tabs>
          <w:tab w:val="left" w:pos="834"/>
          <w:tab w:val="left" w:pos="836"/>
        </w:tabs>
        <w:autoSpaceDE w:val="0"/>
        <w:autoSpaceDN w:val="0"/>
        <w:spacing w:before="1" w:after="0" w:line="333" w:lineRule="auto"/>
        <w:ind w:right="861"/>
        <w:contextualSpacing w:val="0"/>
        <w:rPr>
          <w:rFonts w:ascii="Times New Roman" w:hAnsi="Times New Roman" w:cs="Times New Roman"/>
          <w:sz w:val="23"/>
        </w:rPr>
      </w:pPr>
      <w:r w:rsidRPr="009D491B">
        <w:rPr>
          <w:rFonts w:ascii="Times New Roman" w:hAnsi="Times New Roman" w:cs="Times New Roman"/>
          <w:color w:val="202020"/>
          <w:w w:val="105"/>
          <w:sz w:val="23"/>
        </w:rPr>
        <w:t>Multiple angle verification— Seek additional photos/video from the same event to check for</w:t>
      </w:r>
      <w:r w:rsidRPr="009D491B">
        <w:rPr>
          <w:rFonts w:ascii="Times New Roman" w:hAnsi="Times New Roman" w:cs="Times New Roman"/>
          <w:color w:val="202020"/>
          <w:spacing w:val="-2"/>
          <w:w w:val="105"/>
          <w:sz w:val="23"/>
        </w:rPr>
        <w:t>consistency.</w:t>
      </w:r>
    </w:p>
    <w:p w:rsidR="00740474" w:rsidRPr="009D491B" w:rsidRDefault="00740474" w:rsidP="00BD7E7B">
      <w:pPr>
        <w:pStyle w:val="ListParagraph"/>
        <w:widowControl w:val="0"/>
        <w:numPr>
          <w:ilvl w:val="0"/>
          <w:numId w:val="104"/>
        </w:numPr>
        <w:tabs>
          <w:tab w:val="left" w:pos="834"/>
          <w:tab w:val="left" w:pos="836"/>
        </w:tabs>
        <w:autoSpaceDE w:val="0"/>
        <w:autoSpaceDN w:val="0"/>
        <w:spacing w:after="0" w:line="333" w:lineRule="auto"/>
        <w:ind w:right="821"/>
        <w:contextualSpacing w:val="0"/>
        <w:rPr>
          <w:rFonts w:ascii="Times New Roman" w:hAnsi="Times New Roman" w:cs="Times New Roman"/>
          <w:sz w:val="23"/>
        </w:rPr>
      </w:pPr>
      <w:r w:rsidRPr="009D491B">
        <w:rPr>
          <w:rFonts w:ascii="Times New Roman" w:hAnsi="Times New Roman" w:cs="Times New Roman"/>
          <w:color w:val="202020"/>
          <w:w w:val="105"/>
          <w:sz w:val="23"/>
        </w:rPr>
        <w:t>Historical comparison— Compare to veriﬁed photos of the person from a similar time periodand context.</w:t>
      </w:r>
    </w:p>
    <w:p w:rsidR="00740474" w:rsidRPr="009D491B" w:rsidRDefault="00740474" w:rsidP="00740474">
      <w:pPr>
        <w:pStyle w:val="BodyText"/>
        <w:spacing w:before="233"/>
        <w:rPr>
          <w:rFonts w:ascii="Times New Roman" w:hAnsi="Times New Roman" w:cs="Times New Roman"/>
        </w:rPr>
      </w:pPr>
    </w:p>
    <w:p w:rsidR="00740474" w:rsidRPr="009D491B" w:rsidRDefault="00740474" w:rsidP="00740474">
      <w:pPr>
        <w:pStyle w:val="Heading2"/>
        <w:rPr>
          <w:rFonts w:ascii="Times New Roman" w:hAnsi="Times New Roman" w:cs="Times New Roman"/>
        </w:rPr>
      </w:pPr>
      <w:r w:rsidRPr="009D491B">
        <w:rPr>
          <w:rFonts w:ascii="Times New Roman" w:hAnsi="Times New Roman" w:cs="Times New Roman"/>
          <w:color w:val="202020"/>
          <w:w w:val="110"/>
        </w:rPr>
        <w:t>Category2:GeometricPhysicsViolations—WhenAIIgnoresNatural</w:t>
      </w:r>
      <w:r w:rsidRPr="009D491B">
        <w:rPr>
          <w:rFonts w:ascii="Times New Roman" w:hAnsi="Times New Roman" w:cs="Times New Roman"/>
          <w:color w:val="202020"/>
          <w:spacing w:val="-4"/>
          <w:w w:val="110"/>
        </w:rPr>
        <w:t>Laws</w:t>
      </w:r>
    </w:p>
    <w:p w:rsidR="00740474" w:rsidRPr="009D491B" w:rsidRDefault="00740474" w:rsidP="00740474">
      <w:pPr>
        <w:pStyle w:val="BodyText"/>
        <w:spacing w:before="49"/>
        <w:rPr>
          <w:rFonts w:ascii="Times New Roman" w:hAnsi="Times New Roman" w:cs="Times New Roman"/>
          <w:sz w:val="20"/>
        </w:rPr>
      </w:pPr>
      <w:r w:rsidRPr="009D491B">
        <w:rPr>
          <w:rFonts w:ascii="Times New Roman" w:hAnsi="Times New Roman" w:cs="Times New Roman"/>
          <w:sz w:val="20"/>
        </w:rPr>
        <w:pict>
          <v:rect id="docshape22" o:spid="_x0000_s1043" style="position:absolute;margin-left:119.6pt;margin-top:15.4pt;width:374.25pt;height:374.25pt;z-index:-251649024;mso-wrap-distance-left:0;mso-wrap-distance-right:0;mso-position-horizontal-relative:page" filled="f" strokecolor="#e7e7e7">
            <w10:wrap type="topAndBottom" anchorx="page"/>
          </v:rect>
        </w:pict>
      </w:r>
    </w:p>
    <w:p w:rsidR="00740474" w:rsidRPr="009D491B" w:rsidRDefault="00740474" w:rsidP="00740474">
      <w:pPr>
        <w:spacing w:before="150" w:line="256" w:lineRule="auto"/>
        <w:ind w:left="2017" w:right="2122"/>
        <w:rPr>
          <w:rFonts w:ascii="Times New Roman" w:hAnsi="Times New Roman" w:cs="Times New Roman"/>
          <w:sz w:val="18"/>
        </w:rPr>
      </w:pPr>
      <w:r w:rsidRPr="009D491B">
        <w:rPr>
          <w:rFonts w:ascii="Times New Roman" w:hAnsi="Times New Roman" w:cs="Times New Roman"/>
          <w:color w:val="666666"/>
          <w:sz w:val="18"/>
        </w:rPr>
        <w:t>AI-generated image of train tracks receding into the distance next to correct perspective image from real life. Images: Henk van Ess</w:t>
      </w:r>
    </w:p>
    <w:p w:rsidR="00740474" w:rsidRPr="009D491B" w:rsidRDefault="00740474" w:rsidP="00740474">
      <w:pPr>
        <w:pStyle w:val="BodyText"/>
        <w:spacing w:before="19"/>
        <w:rPr>
          <w:rFonts w:ascii="Times New Roman" w:hAnsi="Times New Roman" w:cs="Times New Roman"/>
          <w:sz w:val="18"/>
        </w:rPr>
      </w:pPr>
    </w:p>
    <w:p w:rsidR="00740474" w:rsidRPr="009D491B" w:rsidRDefault="00740474" w:rsidP="00740474">
      <w:pPr>
        <w:pStyle w:val="BodyText"/>
        <w:spacing w:line="333" w:lineRule="auto"/>
        <w:ind w:left="434" w:right="476"/>
        <w:rPr>
          <w:rFonts w:ascii="Times New Roman" w:hAnsi="Times New Roman" w:cs="Times New Roman"/>
        </w:rPr>
      </w:pPr>
      <w:r w:rsidRPr="009D491B">
        <w:rPr>
          <w:rFonts w:ascii="Times New Roman" w:hAnsi="Times New Roman" w:cs="Times New Roman"/>
          <w:color w:val="202020"/>
          <w:w w:val="105"/>
        </w:rPr>
        <w:t>The Narrative:AI assembles images like a collage artist, not a photographer. It understands visual elements but not the geometric and physical rules that govern how light, perspective, and shadows actuallyworkintherealworld.ThesefundamentalphysicsfailuresareharderforAItoﬁxbecausethey require an understanding of 3D space and light behavior.</w:t>
      </w:r>
    </w:p>
    <w:p w:rsidR="00740474" w:rsidRPr="009D491B" w:rsidRDefault="00740474" w:rsidP="00740474">
      <w:pPr>
        <w:pStyle w:val="BodyText"/>
        <w:spacing w:before="226" w:line="333" w:lineRule="auto"/>
        <w:ind w:left="434"/>
        <w:rPr>
          <w:rFonts w:ascii="Times New Roman" w:hAnsi="Times New Roman" w:cs="Times New Roman"/>
        </w:rPr>
      </w:pPr>
      <w:r w:rsidRPr="009D491B">
        <w:rPr>
          <w:rFonts w:ascii="Times New Roman" w:hAnsi="Times New Roman" w:cs="Times New Roman"/>
          <w:color w:val="202020"/>
          <w:w w:val="110"/>
        </w:rPr>
        <w:t xml:space="preserve">Real-World Physics Problems in AI Images:Although we are still early in the age of generative AI, </w:t>
      </w:r>
      <w:r w:rsidRPr="009D491B">
        <w:rPr>
          <w:rFonts w:ascii="Times New Roman" w:hAnsi="Times New Roman" w:cs="Times New Roman"/>
          <w:color w:val="202020"/>
        </w:rPr>
        <w:t>today’sAI-generatedimagesperspectivelycorrectshadowsandreflections.Atypicalexamplegenerated</w:t>
      </w:r>
    </w:p>
    <w:p w:rsidR="00740474" w:rsidRPr="009D491B" w:rsidRDefault="00740474" w:rsidP="00740474">
      <w:pPr>
        <w:pStyle w:val="BodyText"/>
        <w:spacing w:line="333" w:lineRule="auto"/>
        <w:rPr>
          <w:rFonts w:ascii="Times New Roman" w:hAnsi="Times New Roman" w:cs="Times New Roman"/>
        </w:rPr>
        <w:sectPr w:rsidR="00740474" w:rsidRPr="009D491B">
          <w:pgSz w:w="12240" w:h="15840"/>
          <w:pgMar w:top="480" w:right="360" w:bottom="460" w:left="360" w:header="284" w:footer="275" w:gutter="0"/>
          <w:cols w:space="720"/>
        </w:sectPr>
      </w:pPr>
    </w:p>
    <w:p w:rsidR="00740474" w:rsidRPr="009D491B" w:rsidRDefault="00740474" w:rsidP="00740474">
      <w:pPr>
        <w:pStyle w:val="BodyText"/>
        <w:spacing w:before="122" w:line="333" w:lineRule="auto"/>
        <w:ind w:left="434" w:right="476"/>
        <w:rPr>
          <w:rFonts w:ascii="Times New Roman" w:hAnsi="Times New Roman" w:cs="Times New Roman"/>
        </w:rPr>
      </w:pPr>
      <w:r w:rsidRPr="009D491B">
        <w:rPr>
          <w:rFonts w:ascii="Times New Roman" w:hAnsi="Times New Roman" w:cs="Times New Roman"/>
          <w:color w:val="202020"/>
          <w:w w:val="105"/>
        </w:rPr>
        <w:lastRenderedPageBreak/>
        <w:t>usingOpenAI’sDALL-E2showsshadowsthatareinconsistent,reflectionsthatareimpossibly mismatchedormissing,andshadowsinthereflectionorientedinexactlythewrong</w:t>
      </w:r>
      <w:r w:rsidRPr="009D491B">
        <w:rPr>
          <w:rFonts w:ascii="Times New Roman" w:hAnsi="Times New Roman" w:cs="Times New Roman"/>
          <w:color w:val="202020"/>
          <w:spacing w:val="-2"/>
          <w:w w:val="105"/>
        </w:rPr>
        <w:t>direction.</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rPr>
        <w:t>VanishingPointAnalysis: Realbuildingsfollowthelawsofperspective—parallellinesconverge towardasinglepointonthehorizon.AIoftencreatesbuildingswhererooflinespointleftwhilewindow linespointright,aphysicalimpossibilitythatrevealsalgorithmicassemblyratherthanphotographic capture.Vanishingpointsarefundamentaltocapturingtheessenceofperspectiveinrealimages,and generatedimagesoftenexhibitinconsistencieswherelinesdonotmeetatthecorrectvanishingpoint.</w:t>
      </w:r>
    </w:p>
    <w:p w:rsidR="00740474" w:rsidRPr="009D491B" w:rsidRDefault="00740474" w:rsidP="00740474">
      <w:pPr>
        <w:pStyle w:val="BodyText"/>
        <w:spacing w:before="241" w:line="333" w:lineRule="auto"/>
        <w:ind w:left="434" w:right="476"/>
        <w:rPr>
          <w:rFonts w:ascii="Times New Roman" w:hAnsi="Times New Roman" w:cs="Times New Roman"/>
        </w:rPr>
      </w:pPr>
      <w:r w:rsidRPr="009D491B">
        <w:rPr>
          <w:rFonts w:ascii="Times New Roman" w:hAnsi="Times New Roman" w:cs="Times New Roman"/>
          <w:color w:val="202020"/>
          <w:w w:val="105"/>
        </w:rPr>
        <w:t>Shadow Consistency Check: Where there is light, there are shadows. The relationship between anobject, its shadow, and the illuminating light source(s) is geometrically simple, and yet it’s deceptively diﬃcult to get just right in a manipulated or synthesized image. In single-light source scenes (like sunlight),allshadowsmustpointawayfromthatsource.AIfrequentlyshowspeoplecastingshadowsin multiple directions despite one sun, violating the basic laws of physics.</w:t>
      </w:r>
    </w:p>
    <w:p w:rsidR="00740474" w:rsidRPr="009D491B" w:rsidRDefault="00740474" w:rsidP="00740474">
      <w:pPr>
        <w:pStyle w:val="BodyText"/>
        <w:spacing w:before="226" w:line="333" w:lineRule="auto"/>
        <w:ind w:left="434"/>
        <w:rPr>
          <w:rFonts w:ascii="Times New Roman" w:hAnsi="Times New Roman" w:cs="Times New Roman"/>
        </w:rPr>
      </w:pPr>
      <w:r w:rsidRPr="009D491B">
        <w:rPr>
          <w:rFonts w:ascii="Times New Roman" w:hAnsi="Times New Roman" w:cs="Times New Roman"/>
          <w:color w:val="202020"/>
          <w:w w:val="105"/>
        </w:rPr>
        <w:t xml:space="preserve">Research Validation:Academic research has conﬁrmed these geometric flaws. Studies using </w:t>
      </w:r>
      <w:hyperlink r:id="rId670">
        <w:r w:rsidRPr="009D491B">
          <w:rPr>
            <w:rFonts w:ascii="Times New Roman" w:hAnsi="Times New Roman" w:cs="Times New Roman"/>
            <w:color w:val="666666"/>
            <w:w w:val="105"/>
            <w:u w:val="single" w:color="666666"/>
          </w:rPr>
          <w:t>GradCam</w:t>
        </w:r>
      </w:hyperlink>
      <w:r w:rsidRPr="009D491B">
        <w:rPr>
          <w:rFonts w:ascii="Times New Roman" w:hAnsi="Times New Roman" w:cs="Times New Roman"/>
          <w:color w:val="202020"/>
          <w:w w:val="105"/>
        </w:rPr>
        <w:t xml:space="preserve">analysisonoutdoorimagesrevealvariedshadowdirectionsofvehicles,andstructuraldistortionsnear vanishing points, while indoor scenes show object-shadow mismatches and misaligned lines in room </w:t>
      </w:r>
      <w:r w:rsidRPr="009D491B">
        <w:rPr>
          <w:rFonts w:ascii="Times New Roman" w:hAnsi="Times New Roman" w:cs="Times New Roman"/>
          <w:color w:val="202020"/>
          <w:spacing w:val="-2"/>
          <w:w w:val="105"/>
        </w:rPr>
        <w:t>geometry.</w:t>
      </w:r>
    </w:p>
    <w:p w:rsidR="00740474" w:rsidRPr="009D491B" w:rsidRDefault="00740474" w:rsidP="00740474">
      <w:pPr>
        <w:pStyle w:val="BodyText"/>
        <w:spacing w:before="225"/>
        <w:ind w:left="434"/>
        <w:rPr>
          <w:rFonts w:ascii="Times New Roman" w:hAnsi="Times New Roman" w:cs="Times New Roman"/>
        </w:rPr>
      </w:pPr>
      <w:r w:rsidRPr="009D491B">
        <w:rPr>
          <w:rFonts w:ascii="Times New Roman" w:hAnsi="Times New Roman" w:cs="Times New Roman"/>
          <w:color w:val="202020"/>
          <w:w w:val="105"/>
        </w:rPr>
        <w:t xml:space="preserve">Thistypeofsubtle detectionisnot forthefaint-hearted. Getusedto theideaof staringatlines </w:t>
      </w:r>
      <w:r w:rsidRPr="009D491B">
        <w:rPr>
          <w:rFonts w:ascii="Times New Roman" w:hAnsi="Times New Roman" w:cs="Times New Roman"/>
          <w:color w:val="202020"/>
          <w:spacing w:val="-2"/>
          <w:w w:val="105"/>
        </w:rPr>
        <w:t>ﬁrst.</w:t>
      </w:r>
    </w:p>
    <w:p w:rsidR="00740474" w:rsidRPr="009D491B" w:rsidRDefault="00740474" w:rsidP="00740474">
      <w:pPr>
        <w:pStyle w:val="BodyText"/>
        <w:spacing w:before="76"/>
        <w:rPr>
          <w:rFonts w:ascii="Times New Roman" w:hAnsi="Times New Roman" w:cs="Times New Roman"/>
        </w:rPr>
      </w:pPr>
    </w:p>
    <w:p w:rsidR="00740474" w:rsidRPr="009D491B" w:rsidRDefault="00740474" w:rsidP="00740474">
      <w:pPr>
        <w:pStyle w:val="BodyText"/>
        <w:ind w:left="434"/>
        <w:rPr>
          <w:rFonts w:ascii="Times New Roman" w:hAnsi="Times New Roman" w:cs="Times New Roman"/>
        </w:rPr>
      </w:pPr>
      <w:r w:rsidRPr="009D491B">
        <w:rPr>
          <w:rFonts w:ascii="Times New Roman" w:hAnsi="Times New Roman" w:cs="Times New Roman"/>
          <w:color w:val="202020"/>
          <w:w w:val="115"/>
        </w:rPr>
        <w:t>30-SecondRedFlag</w:t>
      </w:r>
      <w:r w:rsidRPr="009D491B">
        <w:rPr>
          <w:rFonts w:ascii="Times New Roman" w:hAnsi="Times New Roman" w:cs="Times New Roman"/>
          <w:color w:val="202020"/>
          <w:spacing w:val="-2"/>
          <w:w w:val="115"/>
        </w:rPr>
        <w:t>Check:</w:t>
      </w:r>
    </w:p>
    <w:p w:rsidR="00740474" w:rsidRPr="009D491B" w:rsidRDefault="00740474" w:rsidP="00740474">
      <w:pPr>
        <w:pStyle w:val="BodyText"/>
        <w:spacing w:before="61"/>
        <w:rPr>
          <w:rFonts w:ascii="Times New Roman" w:hAnsi="Times New Roman" w:cs="Times New Roman"/>
        </w:rPr>
      </w:pPr>
    </w:p>
    <w:p w:rsidR="00740474" w:rsidRPr="009D491B" w:rsidRDefault="00740474" w:rsidP="00BD7E7B">
      <w:pPr>
        <w:pStyle w:val="ListParagraph"/>
        <w:widowControl w:val="0"/>
        <w:numPr>
          <w:ilvl w:val="0"/>
          <w:numId w:val="103"/>
        </w:numPr>
        <w:tabs>
          <w:tab w:val="left" w:pos="834"/>
        </w:tabs>
        <w:autoSpaceDE w:val="0"/>
        <w:autoSpaceDN w:val="0"/>
        <w:spacing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Findanyphotoofstraighttraintracks(Google“railroadtracks</w:t>
      </w:r>
      <w:r w:rsidRPr="009D491B">
        <w:rPr>
          <w:rFonts w:ascii="Times New Roman" w:hAnsi="Times New Roman" w:cs="Times New Roman"/>
          <w:color w:val="202020"/>
          <w:spacing w:val="-2"/>
          <w:w w:val="105"/>
          <w:sz w:val="23"/>
        </w:rPr>
        <w:t>perspective”).</w:t>
      </w:r>
    </w:p>
    <w:p w:rsidR="00740474" w:rsidRPr="009D491B" w:rsidRDefault="00740474" w:rsidP="00BD7E7B">
      <w:pPr>
        <w:pStyle w:val="ListParagraph"/>
        <w:widowControl w:val="0"/>
        <w:numPr>
          <w:ilvl w:val="0"/>
          <w:numId w:val="103"/>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OpenMSPaintoranybasicimage</w:t>
      </w:r>
      <w:r w:rsidRPr="009D491B">
        <w:rPr>
          <w:rFonts w:ascii="Times New Roman" w:hAnsi="Times New Roman" w:cs="Times New Roman"/>
          <w:color w:val="202020"/>
          <w:spacing w:val="-2"/>
          <w:w w:val="105"/>
          <w:sz w:val="23"/>
        </w:rPr>
        <w:t>editor.</w:t>
      </w:r>
    </w:p>
    <w:p w:rsidR="00740474" w:rsidRPr="009D491B" w:rsidRDefault="00740474" w:rsidP="00BD7E7B">
      <w:pPr>
        <w:pStyle w:val="ListParagraph"/>
        <w:widowControl w:val="0"/>
        <w:numPr>
          <w:ilvl w:val="0"/>
          <w:numId w:val="103"/>
        </w:numPr>
        <w:tabs>
          <w:tab w:val="left" w:pos="834"/>
        </w:tabs>
        <w:autoSpaceDE w:val="0"/>
        <w:autoSpaceDN w:val="0"/>
        <w:spacing w:before="10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Use thelinetooltotracebothrails</w:t>
      </w:r>
      <w:r w:rsidRPr="009D491B">
        <w:rPr>
          <w:rFonts w:ascii="Times New Roman" w:hAnsi="Times New Roman" w:cs="Times New Roman"/>
          <w:color w:val="202020"/>
          <w:w w:val="120"/>
          <w:sz w:val="23"/>
        </w:rPr>
        <w:t>,</w:t>
      </w:r>
      <w:r w:rsidRPr="009D491B">
        <w:rPr>
          <w:rFonts w:ascii="Times New Roman" w:hAnsi="Times New Roman" w:cs="Times New Roman"/>
          <w:color w:val="202020"/>
          <w:w w:val="105"/>
          <w:sz w:val="23"/>
        </w:rPr>
        <w:t>extendingthemtowardthe</w:t>
      </w:r>
      <w:r w:rsidRPr="009D491B">
        <w:rPr>
          <w:rFonts w:ascii="Times New Roman" w:hAnsi="Times New Roman" w:cs="Times New Roman"/>
          <w:color w:val="202020"/>
          <w:spacing w:val="-2"/>
          <w:w w:val="105"/>
          <w:sz w:val="23"/>
        </w:rPr>
        <w:t>horizon.</w:t>
      </w:r>
    </w:p>
    <w:p w:rsidR="00740474" w:rsidRPr="009D491B" w:rsidRDefault="00740474" w:rsidP="00BD7E7B">
      <w:pPr>
        <w:pStyle w:val="ListParagraph"/>
        <w:widowControl w:val="0"/>
        <w:numPr>
          <w:ilvl w:val="0"/>
          <w:numId w:val="103"/>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z w:val="23"/>
        </w:rPr>
        <w:t>Checkforthemtoconvergetoasinglepoint–thisiswhatSHOULD</w:t>
      </w:r>
      <w:r w:rsidRPr="009D491B">
        <w:rPr>
          <w:rFonts w:ascii="Times New Roman" w:hAnsi="Times New Roman" w:cs="Times New Roman"/>
          <w:color w:val="202020"/>
          <w:spacing w:val="-2"/>
          <w:sz w:val="23"/>
        </w:rPr>
        <w:t>happen.</w:t>
      </w:r>
    </w:p>
    <w:p w:rsidR="00740474" w:rsidRPr="009D491B" w:rsidRDefault="00740474" w:rsidP="00740474">
      <w:pPr>
        <w:pStyle w:val="BodyText"/>
        <w:spacing w:before="75"/>
        <w:rPr>
          <w:rFonts w:ascii="Times New Roman" w:hAnsi="Times New Roman" w:cs="Times New Roman"/>
        </w:rPr>
      </w:pPr>
    </w:p>
    <w:p w:rsidR="00740474" w:rsidRPr="009D491B" w:rsidRDefault="00740474" w:rsidP="00740474">
      <w:pPr>
        <w:pStyle w:val="BodyText"/>
        <w:spacing w:before="1"/>
        <w:ind w:left="434"/>
        <w:rPr>
          <w:rFonts w:ascii="Times New Roman" w:hAnsi="Times New Roman" w:cs="Times New Roman"/>
        </w:rPr>
      </w:pPr>
      <w:r w:rsidRPr="009D491B">
        <w:rPr>
          <w:rFonts w:ascii="Times New Roman" w:hAnsi="Times New Roman" w:cs="Times New Roman"/>
          <w:color w:val="202020"/>
        </w:rPr>
        <w:t>Nowyouhavethevisualtemplateforwhatacorrectperspectivelooks</w:t>
      </w:r>
      <w:r w:rsidRPr="009D491B">
        <w:rPr>
          <w:rFonts w:ascii="Times New Roman" w:hAnsi="Times New Roman" w:cs="Times New Roman"/>
          <w:color w:val="202020"/>
          <w:spacing w:val="-2"/>
        </w:rPr>
        <w:t>like.</w:t>
      </w:r>
    </w:p>
    <w:p w:rsidR="00740474" w:rsidRPr="009D491B" w:rsidRDefault="00740474" w:rsidP="00740474">
      <w:pPr>
        <w:pStyle w:val="BodyText"/>
        <w:spacing w:before="60"/>
        <w:rPr>
          <w:rFonts w:ascii="Times New Roman" w:hAnsi="Times New Roman" w:cs="Times New Roman"/>
        </w:rPr>
      </w:pPr>
    </w:p>
    <w:p w:rsidR="00740474" w:rsidRPr="009D491B" w:rsidRDefault="00740474" w:rsidP="00740474">
      <w:pPr>
        <w:pStyle w:val="BodyText"/>
        <w:spacing w:line="547" w:lineRule="auto"/>
        <w:ind w:left="434" w:right="3701"/>
        <w:rPr>
          <w:rFonts w:ascii="Times New Roman" w:hAnsi="Times New Roman" w:cs="Times New Roman"/>
        </w:rPr>
      </w:pPr>
      <w:r w:rsidRPr="009D491B">
        <w:rPr>
          <w:rFonts w:ascii="Times New Roman" w:hAnsi="Times New Roman" w:cs="Times New Roman"/>
          <w:color w:val="202020"/>
          <w:w w:val="115"/>
        </w:rPr>
        <w:t>Five-MinuteTechnicalVerification(StandardStories): Perspective Test:</w:t>
      </w:r>
    </w:p>
    <w:p w:rsidR="00740474" w:rsidRPr="009D491B" w:rsidRDefault="00740474" w:rsidP="00BD7E7B">
      <w:pPr>
        <w:pStyle w:val="ListParagraph"/>
        <w:widowControl w:val="0"/>
        <w:numPr>
          <w:ilvl w:val="0"/>
          <w:numId w:val="102"/>
        </w:numPr>
        <w:tabs>
          <w:tab w:val="left" w:pos="834"/>
        </w:tabs>
        <w:autoSpaceDE w:val="0"/>
        <w:autoSpaceDN w:val="0"/>
        <w:spacing w:after="0" w:line="255" w:lineRule="exact"/>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ChooseONEbuildinginthe</w:t>
      </w:r>
      <w:r w:rsidRPr="009D491B">
        <w:rPr>
          <w:rFonts w:ascii="Times New Roman" w:hAnsi="Times New Roman" w:cs="Times New Roman"/>
          <w:color w:val="202020"/>
          <w:spacing w:val="-2"/>
          <w:w w:val="105"/>
          <w:sz w:val="23"/>
        </w:rPr>
        <w:t>image.</w:t>
      </w:r>
    </w:p>
    <w:p w:rsidR="00740474" w:rsidRPr="009D491B" w:rsidRDefault="00740474" w:rsidP="00BD7E7B">
      <w:pPr>
        <w:pStyle w:val="ListParagraph"/>
        <w:widowControl w:val="0"/>
        <w:numPr>
          <w:ilvl w:val="0"/>
          <w:numId w:val="102"/>
        </w:numPr>
        <w:tabs>
          <w:tab w:val="left" w:pos="834"/>
        </w:tabs>
        <w:autoSpaceDE w:val="0"/>
        <w:autoSpaceDN w:val="0"/>
        <w:spacing w:before="10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Useanyimageeditortodrawextendedrooflinesandwindow</w:t>
      </w:r>
      <w:r w:rsidRPr="009D491B">
        <w:rPr>
          <w:rFonts w:ascii="Times New Roman" w:hAnsi="Times New Roman" w:cs="Times New Roman"/>
          <w:color w:val="202020"/>
          <w:spacing w:val="-2"/>
          <w:w w:val="105"/>
          <w:sz w:val="23"/>
        </w:rPr>
        <w:t xml:space="preserve"> rows.</w:t>
      </w:r>
    </w:p>
    <w:p w:rsidR="00740474" w:rsidRPr="009D491B" w:rsidRDefault="00740474" w:rsidP="00BD7E7B">
      <w:pPr>
        <w:pStyle w:val="ListParagraph"/>
        <w:widowControl w:val="0"/>
        <w:numPr>
          <w:ilvl w:val="0"/>
          <w:numId w:val="102"/>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Checktoseeiflinesfromthesamebuildingconvergeatasingle</w:t>
      </w:r>
      <w:r w:rsidRPr="009D491B">
        <w:rPr>
          <w:rFonts w:ascii="Times New Roman" w:hAnsi="Times New Roman" w:cs="Times New Roman"/>
          <w:color w:val="202020"/>
          <w:spacing w:val="-2"/>
          <w:w w:val="105"/>
          <w:sz w:val="23"/>
        </w:rPr>
        <w:t>point.</w:t>
      </w:r>
    </w:p>
    <w:p w:rsidR="00740474" w:rsidRPr="009D491B" w:rsidRDefault="00740474" w:rsidP="00BD7E7B">
      <w:pPr>
        <w:pStyle w:val="ListParagraph"/>
        <w:widowControl w:val="0"/>
        <w:numPr>
          <w:ilvl w:val="0"/>
          <w:numId w:val="102"/>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z w:val="23"/>
        </w:rPr>
        <w:t>Multiplevanishingpointsforonestructure=AIassembly</w:t>
      </w:r>
      <w:r w:rsidRPr="009D491B">
        <w:rPr>
          <w:rFonts w:ascii="Times New Roman" w:hAnsi="Times New Roman" w:cs="Times New Roman"/>
          <w:color w:val="202020"/>
          <w:spacing w:val="-2"/>
          <w:sz w:val="23"/>
        </w:rPr>
        <w:t>error.</w:t>
      </w:r>
    </w:p>
    <w:p w:rsidR="00740474" w:rsidRPr="009D491B" w:rsidRDefault="00740474" w:rsidP="00740474">
      <w:pPr>
        <w:pStyle w:val="BodyText"/>
        <w:spacing w:before="76"/>
        <w:rPr>
          <w:rFonts w:ascii="Times New Roman" w:hAnsi="Times New Roman" w:cs="Times New Roman"/>
        </w:rPr>
      </w:pPr>
    </w:p>
    <w:p w:rsidR="00740474" w:rsidRPr="009D491B" w:rsidRDefault="00740474" w:rsidP="00740474">
      <w:pPr>
        <w:pStyle w:val="BodyText"/>
        <w:ind w:left="434"/>
        <w:rPr>
          <w:rFonts w:ascii="Times New Roman" w:hAnsi="Times New Roman" w:cs="Times New Roman"/>
        </w:rPr>
      </w:pPr>
      <w:r w:rsidRPr="009D491B">
        <w:rPr>
          <w:rFonts w:ascii="Times New Roman" w:hAnsi="Times New Roman" w:cs="Times New Roman"/>
          <w:color w:val="202020"/>
          <w:w w:val="115"/>
        </w:rPr>
        <w:t>Shadow</w:t>
      </w:r>
      <w:r w:rsidRPr="009D491B">
        <w:rPr>
          <w:rFonts w:ascii="Times New Roman" w:hAnsi="Times New Roman" w:cs="Times New Roman"/>
          <w:color w:val="202020"/>
          <w:spacing w:val="-2"/>
          <w:w w:val="120"/>
        </w:rPr>
        <w:t>Analysis:</w:t>
      </w:r>
    </w:p>
    <w:p w:rsidR="00740474" w:rsidRPr="009D491B" w:rsidRDefault="00740474" w:rsidP="00740474">
      <w:pPr>
        <w:pStyle w:val="BodyText"/>
        <w:spacing w:before="61"/>
        <w:rPr>
          <w:rFonts w:ascii="Times New Roman" w:hAnsi="Times New Roman" w:cs="Times New Roman"/>
        </w:rPr>
      </w:pPr>
    </w:p>
    <w:p w:rsidR="00740474" w:rsidRPr="009D491B" w:rsidRDefault="00740474" w:rsidP="00BD7E7B">
      <w:pPr>
        <w:pStyle w:val="ListParagraph"/>
        <w:widowControl w:val="0"/>
        <w:numPr>
          <w:ilvl w:val="0"/>
          <w:numId w:val="101"/>
        </w:numPr>
        <w:tabs>
          <w:tab w:val="left" w:pos="834"/>
        </w:tabs>
        <w:autoSpaceDE w:val="0"/>
        <w:autoSpaceDN w:val="0"/>
        <w:spacing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z w:val="23"/>
        </w:rPr>
        <w:t>Identifytheprimarylightsource(brightest</w:t>
      </w:r>
      <w:r w:rsidRPr="009D491B">
        <w:rPr>
          <w:rFonts w:ascii="Times New Roman" w:hAnsi="Times New Roman" w:cs="Times New Roman"/>
          <w:color w:val="202020"/>
          <w:spacing w:val="-2"/>
          <w:sz w:val="23"/>
        </w:rPr>
        <w:t>highlights).</w:t>
      </w:r>
    </w:p>
    <w:p w:rsidR="00740474" w:rsidRPr="009D491B" w:rsidRDefault="00740474" w:rsidP="00740474">
      <w:pPr>
        <w:pStyle w:val="ListParagraph"/>
        <w:rPr>
          <w:rFonts w:ascii="Times New Roman" w:hAnsi="Times New Roman" w:cs="Times New Roman"/>
          <w:sz w:val="23"/>
        </w:rPr>
        <w:sectPr w:rsidR="00740474" w:rsidRPr="009D491B">
          <w:pgSz w:w="12240" w:h="15840"/>
          <w:pgMar w:top="480" w:right="360" w:bottom="460" w:left="360" w:header="284" w:footer="275" w:gutter="0"/>
          <w:cols w:space="720"/>
        </w:sectPr>
      </w:pPr>
    </w:p>
    <w:p w:rsidR="00740474" w:rsidRPr="009D491B" w:rsidRDefault="00740474" w:rsidP="00BD7E7B">
      <w:pPr>
        <w:pStyle w:val="ListParagraph"/>
        <w:widowControl w:val="0"/>
        <w:numPr>
          <w:ilvl w:val="0"/>
          <w:numId w:val="101"/>
        </w:numPr>
        <w:tabs>
          <w:tab w:val="left" w:pos="834"/>
        </w:tabs>
        <w:autoSpaceDE w:val="0"/>
        <w:autoSpaceDN w:val="0"/>
        <w:spacing w:before="122"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z w:val="23"/>
        </w:rPr>
        <w:lastRenderedPageBreak/>
        <w:t>Drawlinesfromthelightsourcethroughobjecttopstoshadow</w:t>
      </w:r>
      <w:r w:rsidRPr="009D491B">
        <w:rPr>
          <w:rFonts w:ascii="Times New Roman" w:hAnsi="Times New Roman" w:cs="Times New Roman"/>
          <w:color w:val="202020"/>
          <w:spacing w:val="-2"/>
          <w:sz w:val="23"/>
        </w:rPr>
        <w:t>ends.</w:t>
      </w:r>
    </w:p>
    <w:p w:rsidR="00740474" w:rsidRPr="009D491B" w:rsidRDefault="00740474" w:rsidP="00BD7E7B">
      <w:pPr>
        <w:pStyle w:val="ListParagraph"/>
        <w:widowControl w:val="0"/>
        <w:numPr>
          <w:ilvl w:val="0"/>
          <w:numId w:val="101"/>
        </w:numPr>
        <w:tabs>
          <w:tab w:val="left" w:pos="834"/>
        </w:tabs>
        <w:autoSpaceDE w:val="0"/>
        <w:autoSpaceDN w:val="0"/>
        <w:spacing w:before="10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 xml:space="preserve">Verifyall shadows point in the same </w:t>
      </w:r>
      <w:r w:rsidRPr="009D491B">
        <w:rPr>
          <w:rFonts w:ascii="Times New Roman" w:hAnsi="Times New Roman" w:cs="Times New Roman"/>
          <w:color w:val="202020"/>
          <w:spacing w:val="-2"/>
          <w:w w:val="105"/>
          <w:sz w:val="23"/>
        </w:rPr>
        <w:t>direction.</w:t>
      </w:r>
    </w:p>
    <w:p w:rsidR="00740474" w:rsidRPr="009D491B" w:rsidRDefault="00740474" w:rsidP="00BD7E7B">
      <w:pPr>
        <w:pStyle w:val="ListParagraph"/>
        <w:widowControl w:val="0"/>
        <w:numPr>
          <w:ilvl w:val="0"/>
          <w:numId w:val="101"/>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Conflictingshadowdirections=physics</w:t>
      </w:r>
      <w:r w:rsidRPr="009D491B">
        <w:rPr>
          <w:rFonts w:ascii="Times New Roman" w:hAnsi="Times New Roman" w:cs="Times New Roman"/>
          <w:color w:val="202020"/>
          <w:spacing w:val="-2"/>
          <w:w w:val="105"/>
          <w:sz w:val="23"/>
        </w:rPr>
        <w:t xml:space="preserve"> violation.</w:t>
      </w:r>
    </w:p>
    <w:p w:rsidR="00740474" w:rsidRPr="009D491B" w:rsidRDefault="00740474" w:rsidP="00740474">
      <w:pPr>
        <w:pStyle w:val="BodyText"/>
        <w:spacing w:before="61"/>
        <w:rPr>
          <w:rFonts w:ascii="Times New Roman" w:hAnsi="Times New Roman" w:cs="Times New Roman"/>
        </w:rPr>
      </w:pPr>
    </w:p>
    <w:p w:rsidR="00740474" w:rsidRPr="009D491B" w:rsidRDefault="00740474" w:rsidP="00740474">
      <w:pPr>
        <w:pStyle w:val="BodyText"/>
        <w:ind w:left="434"/>
        <w:rPr>
          <w:rFonts w:ascii="Times New Roman" w:hAnsi="Times New Roman" w:cs="Times New Roman"/>
        </w:rPr>
      </w:pPr>
      <w:r w:rsidRPr="009D491B">
        <w:rPr>
          <w:rFonts w:ascii="Times New Roman" w:hAnsi="Times New Roman" w:cs="Times New Roman"/>
          <w:color w:val="202020"/>
          <w:w w:val="115"/>
        </w:rPr>
        <w:t>DeepInvestigation(High-Stakes</w:t>
      </w:r>
      <w:r w:rsidRPr="009D491B">
        <w:rPr>
          <w:rFonts w:ascii="Times New Roman" w:hAnsi="Times New Roman" w:cs="Times New Roman"/>
          <w:color w:val="202020"/>
          <w:spacing w:val="-2"/>
          <w:w w:val="115"/>
        </w:rPr>
        <w:t>Reporting):</w:t>
      </w:r>
    </w:p>
    <w:p w:rsidR="00740474" w:rsidRPr="009D491B" w:rsidRDefault="00740474" w:rsidP="00740474">
      <w:pPr>
        <w:pStyle w:val="BodyText"/>
        <w:spacing w:before="75"/>
        <w:rPr>
          <w:rFonts w:ascii="Times New Roman" w:hAnsi="Times New Roman" w:cs="Times New Roman"/>
        </w:rPr>
      </w:pPr>
    </w:p>
    <w:p w:rsidR="00740474" w:rsidRPr="009D491B" w:rsidRDefault="00740474" w:rsidP="00740474">
      <w:pPr>
        <w:pStyle w:val="BodyText"/>
        <w:spacing w:line="333" w:lineRule="auto"/>
        <w:ind w:left="434" w:right="476"/>
        <w:rPr>
          <w:rFonts w:ascii="Times New Roman" w:hAnsi="Times New Roman" w:cs="Times New Roman"/>
        </w:rPr>
      </w:pPr>
      <w:r w:rsidRPr="009D491B">
        <w:rPr>
          <w:rFonts w:ascii="Times New Roman" w:hAnsi="Times New Roman" w:cs="Times New Roman"/>
          <w:color w:val="202020"/>
        </w:rPr>
        <w:t>ReflectionVerification: Whenobjectsarereflectedonaplanarsurface,linesconnectingapointonthe objecttothecorrespondingpointinthereflectionshouldconvergetoasinglevanishingpoint.</w:t>
      </w:r>
    </w:p>
    <w:p w:rsidR="00740474" w:rsidRPr="009D491B" w:rsidRDefault="00740474" w:rsidP="00BD7E7B">
      <w:pPr>
        <w:pStyle w:val="ListParagraph"/>
        <w:widowControl w:val="0"/>
        <w:numPr>
          <w:ilvl w:val="0"/>
          <w:numId w:val="100"/>
        </w:numPr>
        <w:tabs>
          <w:tab w:val="left" w:pos="834"/>
        </w:tabs>
        <w:autoSpaceDE w:val="0"/>
        <w:autoSpaceDN w:val="0"/>
        <w:spacing w:before="22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z w:val="23"/>
        </w:rPr>
        <w:t>Findreflectivesurfacesintheimage(water,glass,</w:t>
      </w:r>
      <w:r w:rsidRPr="009D491B">
        <w:rPr>
          <w:rFonts w:ascii="Times New Roman" w:hAnsi="Times New Roman" w:cs="Times New Roman"/>
          <w:color w:val="202020"/>
          <w:spacing w:val="-2"/>
          <w:sz w:val="23"/>
        </w:rPr>
        <w:t>mirrors)</w:t>
      </w:r>
    </w:p>
    <w:p w:rsidR="00740474" w:rsidRPr="009D491B" w:rsidRDefault="00740474" w:rsidP="00BD7E7B">
      <w:pPr>
        <w:pStyle w:val="ListParagraph"/>
        <w:widowControl w:val="0"/>
        <w:numPr>
          <w:ilvl w:val="0"/>
          <w:numId w:val="100"/>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z w:val="23"/>
        </w:rPr>
        <w:t>Drawlinesconnectingobjectstotheir</w:t>
      </w:r>
      <w:r w:rsidRPr="009D491B">
        <w:rPr>
          <w:rFonts w:ascii="Times New Roman" w:hAnsi="Times New Roman" w:cs="Times New Roman"/>
          <w:color w:val="202020"/>
          <w:spacing w:val="-2"/>
          <w:sz w:val="23"/>
        </w:rPr>
        <w:t>reflections</w:t>
      </w:r>
    </w:p>
    <w:p w:rsidR="00740474" w:rsidRPr="009D491B" w:rsidRDefault="00740474" w:rsidP="00BD7E7B">
      <w:pPr>
        <w:pStyle w:val="ListParagraph"/>
        <w:widowControl w:val="0"/>
        <w:numPr>
          <w:ilvl w:val="0"/>
          <w:numId w:val="100"/>
        </w:numPr>
        <w:tabs>
          <w:tab w:val="left" w:pos="834"/>
        </w:tabs>
        <w:autoSpaceDE w:val="0"/>
        <w:autoSpaceDN w:val="0"/>
        <w:spacing w:before="10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Checktoseeiflinesmeetthereflectivesurfaceatright</w:t>
      </w:r>
      <w:r w:rsidRPr="009D491B">
        <w:rPr>
          <w:rFonts w:ascii="Times New Roman" w:hAnsi="Times New Roman" w:cs="Times New Roman"/>
          <w:color w:val="202020"/>
          <w:spacing w:val="-2"/>
          <w:w w:val="105"/>
          <w:sz w:val="23"/>
        </w:rPr>
        <w:t>angles</w:t>
      </w:r>
    </w:p>
    <w:p w:rsidR="00740474" w:rsidRPr="009D491B" w:rsidRDefault="00740474" w:rsidP="00BD7E7B">
      <w:pPr>
        <w:pStyle w:val="ListParagraph"/>
        <w:widowControl w:val="0"/>
        <w:numPr>
          <w:ilvl w:val="0"/>
          <w:numId w:val="100"/>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pacing w:val="-2"/>
          <w:w w:val="105"/>
          <w:sz w:val="23"/>
        </w:rPr>
        <w:t>Impossiblereflectionpositions=geometricfailure</w:t>
      </w:r>
    </w:p>
    <w:p w:rsidR="00740474" w:rsidRPr="009D491B" w:rsidRDefault="00740474" w:rsidP="00740474">
      <w:pPr>
        <w:pStyle w:val="BodyText"/>
        <w:rPr>
          <w:rFonts w:ascii="Times New Roman" w:hAnsi="Times New Roman" w:cs="Times New Roman"/>
        </w:rPr>
      </w:pPr>
    </w:p>
    <w:p w:rsidR="00740474" w:rsidRPr="009D491B" w:rsidRDefault="00740474" w:rsidP="00740474">
      <w:pPr>
        <w:pStyle w:val="BodyText"/>
        <w:spacing w:before="68"/>
        <w:rPr>
          <w:rFonts w:ascii="Times New Roman" w:hAnsi="Times New Roman" w:cs="Times New Roman"/>
        </w:rPr>
      </w:pPr>
    </w:p>
    <w:p w:rsidR="00740474" w:rsidRPr="009D491B" w:rsidRDefault="00740474" w:rsidP="00740474">
      <w:pPr>
        <w:pStyle w:val="Heading2"/>
        <w:rPr>
          <w:rFonts w:ascii="Times New Roman" w:hAnsi="Times New Roman" w:cs="Times New Roman"/>
        </w:rPr>
      </w:pPr>
      <w:r w:rsidRPr="009D491B">
        <w:rPr>
          <w:rFonts w:ascii="Times New Roman" w:hAnsi="Times New Roman" w:cs="Times New Roman"/>
          <w:color w:val="202020"/>
          <w:w w:val="110"/>
        </w:rPr>
        <w:t>Category3:TechnicalFingerprints&amp;PixelAnalysis—TheMathematical</w:t>
      </w:r>
      <w:r w:rsidRPr="009D491B">
        <w:rPr>
          <w:rFonts w:ascii="Times New Roman" w:hAnsi="Times New Roman" w:cs="Times New Roman"/>
          <w:color w:val="202020"/>
          <w:spacing w:val="-5"/>
          <w:w w:val="110"/>
        </w:rPr>
        <w:t>DNA</w:t>
      </w:r>
    </w:p>
    <w:p w:rsidR="00740474" w:rsidRPr="009D491B" w:rsidRDefault="00740474" w:rsidP="00740474">
      <w:pPr>
        <w:pStyle w:val="BodyText"/>
        <w:spacing w:before="49"/>
        <w:rPr>
          <w:rFonts w:ascii="Times New Roman" w:hAnsi="Times New Roman" w:cs="Times New Roman"/>
          <w:sz w:val="20"/>
        </w:rPr>
      </w:pPr>
      <w:r w:rsidRPr="009D491B">
        <w:rPr>
          <w:rFonts w:ascii="Times New Roman" w:hAnsi="Times New Roman" w:cs="Times New Roman"/>
          <w:sz w:val="20"/>
        </w:rPr>
        <w:pict>
          <v:rect id="docshape23" o:spid="_x0000_s1044" style="position:absolute;margin-left:119.6pt;margin-top:15.4pt;width:374.25pt;height:299.25pt;z-index:-251648000;mso-wrap-distance-left:0;mso-wrap-distance-right:0;mso-position-horizontal-relative:page" filled="f" strokecolor="#e7e7e7">
            <w10:wrap type="topAndBottom" anchorx="page"/>
          </v:rect>
        </w:pict>
      </w:r>
    </w:p>
    <w:p w:rsidR="00740474" w:rsidRPr="009D491B" w:rsidRDefault="00740474" w:rsidP="00740474">
      <w:pPr>
        <w:spacing w:before="150" w:line="256" w:lineRule="auto"/>
        <w:ind w:left="2017" w:right="2122"/>
        <w:rPr>
          <w:rFonts w:ascii="Times New Roman" w:hAnsi="Times New Roman" w:cs="Times New Roman"/>
          <w:sz w:val="18"/>
        </w:rPr>
      </w:pPr>
      <w:r w:rsidRPr="009D491B">
        <w:rPr>
          <w:rFonts w:ascii="Times New Roman" w:hAnsi="Times New Roman" w:cs="Times New Roman"/>
          <w:color w:val="666666"/>
          <w:sz w:val="18"/>
        </w:rPr>
        <w:t>A viral, digitally altered photo of a US soldier from 2004. The “DOING THE WORK OF” patch plus the Russian, German, and French flags have been added to the image. The tool shows you the possible area of alteration and how likely it is altered. Images: Henk van Ess</w:t>
      </w:r>
    </w:p>
    <w:p w:rsidR="00740474" w:rsidRPr="009D491B" w:rsidRDefault="00740474" w:rsidP="00740474">
      <w:pPr>
        <w:pStyle w:val="BodyText"/>
        <w:spacing w:before="18"/>
        <w:rPr>
          <w:rFonts w:ascii="Times New Roman" w:hAnsi="Times New Roman" w:cs="Times New Roman"/>
          <w:sz w:val="18"/>
        </w:rPr>
      </w:pPr>
    </w:p>
    <w:p w:rsidR="00740474" w:rsidRPr="009D491B" w:rsidRDefault="00740474" w:rsidP="00740474">
      <w:pPr>
        <w:pStyle w:val="BodyText"/>
        <w:spacing w:line="333" w:lineRule="auto"/>
        <w:ind w:left="434" w:right="476"/>
        <w:rPr>
          <w:rFonts w:ascii="Times New Roman" w:hAnsi="Times New Roman" w:cs="Times New Roman"/>
        </w:rPr>
      </w:pPr>
      <w:r w:rsidRPr="009D491B">
        <w:rPr>
          <w:rFonts w:ascii="Times New Roman" w:hAnsi="Times New Roman" w:cs="Times New Roman"/>
          <w:color w:val="202020"/>
          <w:w w:val="105"/>
        </w:rPr>
        <w:t>The Narrative: When AI creates an image, it leaves behind hidden clues in the ﬁle — a mathematical signature that are like invisible ﬁngerprints that special tools can detect. These clues are found in the way pixels are arranged and how the ﬁle is compressed. Think of it like DNA evidence that proves something was made by AI rather than captured by a real camera.</w:t>
      </w:r>
    </w:p>
    <w:p w:rsidR="00740474" w:rsidRPr="009D491B" w:rsidRDefault="00740474" w:rsidP="00740474">
      <w:pPr>
        <w:pStyle w:val="BodyText"/>
        <w:spacing w:line="333" w:lineRule="auto"/>
        <w:rPr>
          <w:rFonts w:ascii="Times New Roman" w:hAnsi="Times New Roman" w:cs="Times New Roman"/>
        </w:rPr>
        <w:sectPr w:rsidR="00740474" w:rsidRPr="009D491B">
          <w:pgSz w:w="12240" w:h="15840"/>
          <w:pgMar w:top="480" w:right="360" w:bottom="460" w:left="360" w:header="284" w:footer="275" w:gutter="0"/>
          <w:cols w:space="720"/>
        </w:sectPr>
      </w:pPr>
    </w:p>
    <w:p w:rsidR="00740474" w:rsidRPr="009D491B" w:rsidRDefault="00740474" w:rsidP="00740474">
      <w:pPr>
        <w:pStyle w:val="BodyText"/>
        <w:spacing w:before="122" w:line="333" w:lineRule="auto"/>
        <w:ind w:left="434" w:right="476"/>
        <w:rPr>
          <w:rFonts w:ascii="Times New Roman" w:hAnsi="Times New Roman" w:cs="Times New Roman"/>
        </w:rPr>
      </w:pPr>
      <w:r w:rsidRPr="009D491B">
        <w:rPr>
          <w:rFonts w:ascii="Times New Roman" w:hAnsi="Times New Roman" w:cs="Times New Roman"/>
          <w:color w:val="202020"/>
        </w:rPr>
        <w:lastRenderedPageBreak/>
        <w:t>NoisePatternDetection: Realcamerascaptureimageswithnatural,messyimperfections—liketiny randomspecksfromthecamerasensor.AI-generatedimageshaveunnaturallyperfectpatternsinstead. Whenexpertsanalyzethesepatternswithspecialsoftware,theyseedistinctivestar-likeshapesthat wouldneverappearinarealphoto.It’slikethediﬀerencebetweentrulyrandomstaticonanoldTV versusacomputertryingtofakethatrandomness—thefakeversionhasahiddenordertoitthatgives it away, if you have the proper tools.</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05"/>
        </w:rPr>
        <w:t xml:space="preserve">Copy-Paste Detection:When AI or humans duplicate image regions, it creates unusual pixel </w:t>
      </w:r>
      <w:r w:rsidRPr="009D491B">
        <w:rPr>
          <w:rFonts w:ascii="Times New Roman" w:hAnsi="Times New Roman" w:cs="Times New Roman"/>
          <w:color w:val="202020"/>
          <w:spacing w:val="-2"/>
          <w:w w:val="105"/>
        </w:rPr>
        <w:t xml:space="preserve">correlations. Diﬀerent areas become suspiciously similar beyond natural spatial redundancy, creating </w:t>
      </w:r>
      <w:r w:rsidRPr="009D491B">
        <w:rPr>
          <w:rFonts w:ascii="Times New Roman" w:hAnsi="Times New Roman" w:cs="Times New Roman"/>
          <w:color w:val="202020"/>
          <w:w w:val="105"/>
        </w:rPr>
        <w:t>detectable patterns or mathematical signatures.</w:t>
      </w:r>
    </w:p>
    <w:p w:rsidR="00740474" w:rsidRPr="009D491B" w:rsidRDefault="00740474" w:rsidP="00740474">
      <w:pPr>
        <w:pStyle w:val="BodyText"/>
        <w:spacing w:before="241" w:line="333" w:lineRule="auto"/>
        <w:ind w:left="434" w:right="607"/>
        <w:rPr>
          <w:rFonts w:ascii="Times New Roman" w:hAnsi="Times New Roman" w:cs="Times New Roman"/>
        </w:rPr>
      </w:pPr>
      <w:r w:rsidRPr="009D491B">
        <w:rPr>
          <w:rFonts w:ascii="Times New Roman" w:hAnsi="Times New Roman" w:cs="Times New Roman"/>
          <w:color w:val="202020"/>
          <w:w w:val="105"/>
        </w:rPr>
        <w:t>Compression Artifact Analysis: AI-generated content often shows unnatural compression patternsthat diﬀer from camera-originated raw ﬁles, revealing algorithmic rather than optical origins.</w:t>
      </w:r>
    </w:p>
    <w:p w:rsidR="00740474" w:rsidRPr="009D491B" w:rsidRDefault="00740474" w:rsidP="00740474">
      <w:pPr>
        <w:pStyle w:val="BodyText"/>
        <w:spacing w:before="225" w:line="333" w:lineRule="auto"/>
        <w:ind w:left="434" w:right="476"/>
        <w:rPr>
          <w:rFonts w:ascii="Times New Roman" w:hAnsi="Times New Roman" w:cs="Times New Roman"/>
        </w:rPr>
      </w:pPr>
      <w:r w:rsidRPr="009D491B">
        <w:rPr>
          <w:rFonts w:ascii="Times New Roman" w:hAnsi="Times New Roman" w:cs="Times New Roman"/>
          <w:color w:val="202020"/>
          <w:w w:val="105"/>
        </w:rPr>
        <w:t>Professional Detection Tools:</w:t>
      </w:r>
      <w:hyperlink r:id="rId671">
        <w:r w:rsidRPr="009D491B">
          <w:rPr>
            <w:rFonts w:ascii="Times New Roman" w:hAnsi="Times New Roman" w:cs="Times New Roman"/>
            <w:color w:val="666666"/>
            <w:w w:val="105"/>
            <w:u w:val="single" w:color="666666"/>
          </w:rPr>
          <w:t>TrueMedia.org’s</w:t>
        </w:r>
      </w:hyperlink>
      <w:r w:rsidRPr="009D491B">
        <w:rPr>
          <w:rFonts w:ascii="Times New Roman" w:hAnsi="Times New Roman" w:cs="Times New Roman"/>
          <w:color w:val="202020"/>
          <w:w w:val="105"/>
        </w:rPr>
        <w:t>technology has the ability to analyze suspicious mediaand identify deepfakes across audio, images, and videos. Examples of recent deepfakes flagged by TrueMedia.org include an alleged Donald Trump arrest photo and an alleged photo of President Biden with top military personnel.</w:t>
      </w:r>
    </w:p>
    <w:p w:rsidR="00740474" w:rsidRPr="009D491B" w:rsidRDefault="00740474" w:rsidP="00740474">
      <w:pPr>
        <w:pStyle w:val="BodyText"/>
        <w:spacing w:before="226"/>
        <w:ind w:left="434"/>
        <w:rPr>
          <w:rFonts w:ascii="Times New Roman" w:hAnsi="Times New Roman" w:cs="Times New Roman"/>
        </w:rPr>
      </w:pPr>
      <w:r w:rsidRPr="009D491B">
        <w:rPr>
          <w:rFonts w:ascii="Times New Roman" w:hAnsi="Times New Roman" w:cs="Times New Roman"/>
          <w:color w:val="202020"/>
          <w:w w:val="115"/>
        </w:rPr>
        <w:t>30-SecondRedFlag</w:t>
      </w:r>
      <w:r w:rsidRPr="009D491B">
        <w:rPr>
          <w:rFonts w:ascii="Times New Roman" w:hAnsi="Times New Roman" w:cs="Times New Roman"/>
          <w:color w:val="202020"/>
          <w:spacing w:val="-2"/>
          <w:w w:val="115"/>
        </w:rPr>
        <w:t>Check:</w:t>
      </w:r>
    </w:p>
    <w:p w:rsidR="00740474" w:rsidRPr="009D491B" w:rsidRDefault="00740474" w:rsidP="00740474">
      <w:pPr>
        <w:pStyle w:val="BodyText"/>
        <w:spacing w:before="76"/>
        <w:rPr>
          <w:rFonts w:ascii="Times New Roman" w:hAnsi="Times New Roman" w:cs="Times New Roman"/>
        </w:rPr>
      </w:pPr>
    </w:p>
    <w:p w:rsidR="00740474" w:rsidRPr="009D491B" w:rsidRDefault="00740474" w:rsidP="00740474">
      <w:pPr>
        <w:pStyle w:val="BodyText"/>
        <w:ind w:left="434"/>
        <w:rPr>
          <w:rFonts w:ascii="Times New Roman" w:hAnsi="Times New Roman" w:cs="Times New Roman"/>
        </w:rPr>
      </w:pPr>
      <w:r w:rsidRPr="009D491B">
        <w:rPr>
          <w:rFonts w:ascii="Times New Roman" w:hAnsi="Times New Roman" w:cs="Times New Roman"/>
          <w:color w:val="202020"/>
          <w:w w:val="105"/>
        </w:rPr>
        <w:t>Beforeanalyzingsuspectimages,practiceonsomething</w:t>
      </w:r>
      <w:r w:rsidRPr="009D491B">
        <w:rPr>
          <w:rFonts w:ascii="Times New Roman" w:hAnsi="Times New Roman" w:cs="Times New Roman"/>
          <w:color w:val="202020"/>
          <w:spacing w:val="-2"/>
          <w:w w:val="105"/>
        </w:rPr>
        <w:t>foolproof:</w:t>
      </w:r>
    </w:p>
    <w:p w:rsidR="00740474" w:rsidRPr="009D491B" w:rsidRDefault="00740474" w:rsidP="00740474">
      <w:pPr>
        <w:pStyle w:val="BodyText"/>
        <w:spacing w:before="75"/>
        <w:rPr>
          <w:rFonts w:ascii="Times New Roman" w:hAnsi="Times New Roman" w:cs="Times New Roman"/>
        </w:rPr>
      </w:pPr>
    </w:p>
    <w:p w:rsidR="00740474" w:rsidRPr="009D491B" w:rsidRDefault="00740474" w:rsidP="00BD7E7B">
      <w:pPr>
        <w:pStyle w:val="ListParagraph"/>
        <w:widowControl w:val="0"/>
        <w:numPr>
          <w:ilvl w:val="0"/>
          <w:numId w:val="99"/>
        </w:numPr>
        <w:tabs>
          <w:tab w:val="left" w:pos="834"/>
        </w:tabs>
        <w:autoSpaceDE w:val="0"/>
        <w:autoSpaceDN w:val="0"/>
        <w:spacing w:before="1"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Uploadyourphototo</w:t>
      </w:r>
      <w:hyperlink r:id="rId672">
        <w:r w:rsidRPr="009D491B">
          <w:rPr>
            <w:rFonts w:ascii="Times New Roman" w:hAnsi="Times New Roman" w:cs="Times New Roman"/>
            <w:color w:val="666666"/>
            <w:w w:val="105"/>
            <w:sz w:val="23"/>
            <w:u w:val="single" w:color="666666"/>
          </w:rPr>
          <w:t>ImageVeriﬁcation</w:t>
        </w:r>
        <w:r w:rsidRPr="009D491B">
          <w:rPr>
            <w:rFonts w:ascii="Times New Roman" w:hAnsi="Times New Roman" w:cs="Times New Roman"/>
            <w:color w:val="666666"/>
            <w:spacing w:val="-2"/>
            <w:w w:val="105"/>
            <w:sz w:val="23"/>
            <w:u w:val="single" w:color="666666"/>
          </w:rPr>
          <w:t>Assistant</w:t>
        </w:r>
      </w:hyperlink>
      <w:r w:rsidRPr="009D491B">
        <w:rPr>
          <w:rFonts w:ascii="Times New Roman" w:hAnsi="Times New Roman" w:cs="Times New Roman"/>
          <w:color w:val="202020"/>
          <w:spacing w:val="-2"/>
          <w:w w:val="105"/>
          <w:sz w:val="23"/>
        </w:rPr>
        <w:t>.</w:t>
      </w:r>
    </w:p>
    <w:p w:rsidR="00740474" w:rsidRPr="009D491B" w:rsidRDefault="00740474" w:rsidP="00BD7E7B">
      <w:pPr>
        <w:pStyle w:val="ListParagraph"/>
        <w:widowControl w:val="0"/>
        <w:numPr>
          <w:ilvl w:val="0"/>
          <w:numId w:val="99"/>
        </w:numPr>
        <w:tabs>
          <w:tab w:val="left" w:pos="834"/>
        </w:tabs>
        <w:autoSpaceDE w:val="0"/>
        <w:autoSpaceDN w:val="0"/>
        <w:spacing w:before="90"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ThetechnologywillprovidearateofForgery</w:t>
      </w:r>
      <w:r w:rsidRPr="009D491B">
        <w:rPr>
          <w:rFonts w:ascii="Times New Roman" w:hAnsi="Times New Roman" w:cs="Times New Roman"/>
          <w:color w:val="202020"/>
          <w:spacing w:val="-2"/>
          <w:w w:val="105"/>
          <w:sz w:val="23"/>
        </w:rPr>
        <w:t>Probability.</w:t>
      </w:r>
    </w:p>
    <w:p w:rsidR="00740474" w:rsidRPr="009D491B" w:rsidRDefault="00740474" w:rsidP="00BD7E7B">
      <w:pPr>
        <w:pStyle w:val="ListParagraph"/>
        <w:widowControl w:val="0"/>
        <w:numPr>
          <w:ilvl w:val="0"/>
          <w:numId w:val="99"/>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z w:val="23"/>
        </w:rPr>
        <w:t>Researchtheimagefurtherwhentheprobabilityofforgeryis70%or</w:t>
      </w:r>
      <w:r w:rsidRPr="009D491B">
        <w:rPr>
          <w:rFonts w:ascii="Times New Roman" w:hAnsi="Times New Roman" w:cs="Times New Roman"/>
          <w:color w:val="202020"/>
          <w:spacing w:val="-2"/>
          <w:sz w:val="23"/>
        </w:rPr>
        <w:t>higher.</w:t>
      </w:r>
    </w:p>
    <w:p w:rsidR="00740474" w:rsidRPr="009D491B" w:rsidRDefault="00740474" w:rsidP="00740474">
      <w:pPr>
        <w:pStyle w:val="BodyText"/>
        <w:spacing w:before="76"/>
        <w:rPr>
          <w:rFonts w:ascii="Times New Roman" w:hAnsi="Times New Roman" w:cs="Times New Roman"/>
        </w:rPr>
      </w:pPr>
    </w:p>
    <w:p w:rsidR="00740474" w:rsidRPr="009D491B" w:rsidRDefault="00740474" w:rsidP="00740474">
      <w:pPr>
        <w:pStyle w:val="BodyText"/>
        <w:ind w:left="434"/>
        <w:rPr>
          <w:rFonts w:ascii="Times New Roman" w:hAnsi="Times New Roman" w:cs="Times New Roman"/>
        </w:rPr>
      </w:pPr>
      <w:r w:rsidRPr="009D491B">
        <w:rPr>
          <w:rFonts w:ascii="Times New Roman" w:hAnsi="Times New Roman" w:cs="Times New Roman"/>
          <w:color w:val="202020"/>
          <w:w w:val="115"/>
        </w:rPr>
        <w:t>Five-MinuteTechnicalVerification(Standard</w:t>
      </w:r>
      <w:r w:rsidRPr="009D491B">
        <w:rPr>
          <w:rFonts w:ascii="Times New Roman" w:hAnsi="Times New Roman" w:cs="Times New Roman"/>
          <w:color w:val="202020"/>
          <w:spacing w:val="-2"/>
          <w:w w:val="115"/>
        </w:rPr>
        <w:t>Stories):</w:t>
      </w:r>
    </w:p>
    <w:p w:rsidR="00740474" w:rsidRPr="009D491B" w:rsidRDefault="00740474" w:rsidP="00740474">
      <w:pPr>
        <w:pStyle w:val="BodyText"/>
        <w:spacing w:before="61"/>
        <w:rPr>
          <w:rFonts w:ascii="Times New Roman" w:hAnsi="Times New Roman" w:cs="Times New Roman"/>
        </w:rPr>
      </w:pPr>
    </w:p>
    <w:p w:rsidR="00740474" w:rsidRPr="009D491B" w:rsidRDefault="00740474" w:rsidP="00BD7E7B">
      <w:pPr>
        <w:pStyle w:val="ListParagraph"/>
        <w:widowControl w:val="0"/>
        <w:numPr>
          <w:ilvl w:val="0"/>
          <w:numId w:val="98"/>
        </w:numPr>
        <w:tabs>
          <w:tab w:val="left" w:pos="834"/>
          <w:tab w:val="left" w:pos="836"/>
        </w:tabs>
        <w:autoSpaceDE w:val="0"/>
        <w:autoSpaceDN w:val="0"/>
        <w:spacing w:after="0" w:line="333" w:lineRule="auto"/>
        <w:ind w:right="825"/>
        <w:contextualSpacing w:val="0"/>
        <w:rPr>
          <w:rFonts w:ascii="Times New Roman" w:hAnsi="Times New Roman" w:cs="Times New Roman"/>
          <w:sz w:val="23"/>
        </w:rPr>
      </w:pPr>
      <w:r w:rsidRPr="009D491B">
        <w:rPr>
          <w:rFonts w:ascii="Times New Roman" w:hAnsi="Times New Roman" w:cs="Times New Roman"/>
          <w:color w:val="202020"/>
          <w:w w:val="105"/>
          <w:sz w:val="23"/>
        </w:rPr>
        <w:t>Visual Texture Check: Zoom in to 100% on areas like skin or sky. Look closely at the texture — does it have the random, irregular quality of real life, or does it look too smooth and mathematically perfect? Real photos have natural chaos; AI often creates patterns that are suspiciously uniform.</w:t>
      </w:r>
    </w:p>
    <w:p w:rsidR="00740474" w:rsidRPr="009D491B" w:rsidRDefault="00740474" w:rsidP="00BD7E7B">
      <w:pPr>
        <w:pStyle w:val="ListParagraph"/>
        <w:widowControl w:val="0"/>
        <w:numPr>
          <w:ilvl w:val="0"/>
          <w:numId w:val="98"/>
        </w:numPr>
        <w:tabs>
          <w:tab w:val="left" w:pos="834"/>
          <w:tab w:val="left" w:pos="836"/>
        </w:tabs>
        <w:autoSpaceDE w:val="0"/>
        <w:autoSpaceDN w:val="0"/>
        <w:spacing w:before="1" w:after="0" w:line="333" w:lineRule="auto"/>
        <w:ind w:right="449"/>
        <w:contextualSpacing w:val="0"/>
        <w:rPr>
          <w:rFonts w:ascii="Times New Roman" w:hAnsi="Times New Roman" w:cs="Times New Roman"/>
          <w:sz w:val="23"/>
        </w:rPr>
      </w:pPr>
      <w:r w:rsidRPr="009D491B">
        <w:rPr>
          <w:rFonts w:ascii="Times New Roman" w:hAnsi="Times New Roman" w:cs="Times New Roman"/>
          <w:color w:val="202020"/>
          <w:w w:val="105"/>
          <w:sz w:val="23"/>
        </w:rPr>
        <w:t xml:space="preserve">Automated Detection Tool: Upload the image to </w:t>
      </w:r>
      <w:hyperlink r:id="rId673">
        <w:r w:rsidRPr="009D491B">
          <w:rPr>
            <w:rFonts w:ascii="Times New Roman" w:hAnsi="Times New Roman" w:cs="Times New Roman"/>
            <w:color w:val="666666"/>
            <w:w w:val="105"/>
            <w:sz w:val="23"/>
            <w:u w:val="single" w:color="666666"/>
          </w:rPr>
          <w:t>TrueMedia.org</w:t>
        </w:r>
      </w:hyperlink>
      <w:r w:rsidRPr="009D491B">
        <w:rPr>
          <w:rFonts w:ascii="Times New Roman" w:hAnsi="Times New Roman" w:cs="Times New Roman"/>
          <w:color w:val="202020"/>
          <w:w w:val="105"/>
          <w:sz w:val="23"/>
        </w:rPr>
        <w:t>(a free website). This tool runs the imagethroughAIdetectionsoftwarethatanalyzesthosehiddenmathematicalsignatureswetalked about earlier. It gives you a percentage likelihood that the image is AI-generated.</w:t>
      </w:r>
    </w:p>
    <w:p w:rsidR="00740474" w:rsidRPr="009D491B" w:rsidRDefault="00740474" w:rsidP="00BD7E7B">
      <w:pPr>
        <w:pStyle w:val="ListParagraph"/>
        <w:widowControl w:val="0"/>
        <w:numPr>
          <w:ilvl w:val="0"/>
          <w:numId w:val="98"/>
        </w:numPr>
        <w:tabs>
          <w:tab w:val="left" w:pos="834"/>
          <w:tab w:val="left" w:pos="836"/>
        </w:tabs>
        <w:autoSpaceDE w:val="0"/>
        <w:autoSpaceDN w:val="0"/>
        <w:spacing w:after="0" w:line="333" w:lineRule="auto"/>
        <w:ind w:right="549"/>
        <w:contextualSpacing w:val="0"/>
        <w:rPr>
          <w:rFonts w:ascii="Times New Roman" w:hAnsi="Times New Roman" w:cs="Times New Roman"/>
          <w:sz w:val="23"/>
        </w:rPr>
      </w:pPr>
      <w:r w:rsidRPr="009D491B">
        <w:rPr>
          <w:rFonts w:ascii="Times New Roman" w:hAnsi="Times New Roman" w:cs="Times New Roman"/>
          <w:color w:val="202020"/>
          <w:w w:val="105"/>
          <w:sz w:val="23"/>
        </w:rPr>
        <w:t>Check the File’s Hidden Information: Right-click on the image ﬁle and select “Properties” (on PC) or “Get Info” (on Mac). Look at the metadata — this shows what software created the ﬁle and when. AI images often show editing software time stamps or creation tools that don’t match the supposed story of when/how the photo was taken.</w:t>
      </w:r>
    </w:p>
    <w:p w:rsidR="00740474" w:rsidRPr="009D491B" w:rsidRDefault="00740474" w:rsidP="00BD7E7B">
      <w:pPr>
        <w:pStyle w:val="ListParagraph"/>
        <w:widowControl w:val="0"/>
        <w:numPr>
          <w:ilvl w:val="0"/>
          <w:numId w:val="98"/>
        </w:numPr>
        <w:tabs>
          <w:tab w:val="left" w:pos="834"/>
          <w:tab w:val="left" w:pos="836"/>
        </w:tabs>
        <w:autoSpaceDE w:val="0"/>
        <w:autoSpaceDN w:val="0"/>
        <w:spacing w:before="1" w:after="0" w:line="333" w:lineRule="auto"/>
        <w:ind w:right="872"/>
        <w:contextualSpacing w:val="0"/>
        <w:rPr>
          <w:rFonts w:ascii="Times New Roman" w:hAnsi="Times New Roman" w:cs="Times New Roman"/>
          <w:sz w:val="23"/>
        </w:rPr>
      </w:pPr>
      <w:r w:rsidRPr="009D491B">
        <w:rPr>
          <w:rFonts w:ascii="Times New Roman" w:hAnsi="Times New Roman" w:cs="Times New Roman"/>
          <w:color w:val="202020"/>
          <w:sz w:val="23"/>
        </w:rPr>
        <w:t>SurfaceSmoothnessAnalysis:Thisisdiﬀerentfromtexturecheckstep.Hereyou’relookingat surfacesthatshouldnaturallybeimperfect—likewalls,fabric,orwater.AItendsto“airbrush”</w:t>
      </w:r>
    </w:p>
    <w:p w:rsidR="00740474" w:rsidRPr="009D491B" w:rsidRDefault="00740474" w:rsidP="00740474">
      <w:pPr>
        <w:pStyle w:val="ListParagraph"/>
        <w:spacing w:line="333" w:lineRule="auto"/>
        <w:rPr>
          <w:rFonts w:ascii="Times New Roman" w:hAnsi="Times New Roman" w:cs="Times New Roman"/>
          <w:sz w:val="23"/>
        </w:rPr>
        <w:sectPr w:rsidR="00740474" w:rsidRPr="009D491B">
          <w:pgSz w:w="12240" w:h="15840"/>
          <w:pgMar w:top="480" w:right="360" w:bottom="460" w:left="360" w:header="284" w:footer="275" w:gutter="0"/>
          <w:cols w:space="720"/>
        </w:sectPr>
      </w:pPr>
    </w:p>
    <w:p w:rsidR="00740474" w:rsidRPr="009D491B" w:rsidRDefault="00740474" w:rsidP="00740474">
      <w:pPr>
        <w:pStyle w:val="BodyText"/>
        <w:spacing w:before="122" w:line="333" w:lineRule="auto"/>
        <w:ind w:left="836"/>
        <w:rPr>
          <w:rFonts w:ascii="Times New Roman" w:hAnsi="Times New Roman" w:cs="Times New Roman"/>
        </w:rPr>
      </w:pPr>
      <w:r w:rsidRPr="009D491B">
        <w:rPr>
          <w:rFonts w:ascii="Times New Roman" w:hAnsi="Times New Roman" w:cs="Times New Roman"/>
          <w:color w:val="202020"/>
        </w:rPr>
        <w:lastRenderedPageBreak/>
        <w:t>thesesurfaces,makingthemunnaturallysmoothwherearealphotowouldshowsmallbumps, variations, or wear.</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05"/>
        </w:rPr>
        <w:t>EachstepcatchesdiﬀerenttypesofAImistakes—thinkofitlikeusingmultiplediﬀerentteststobesure of your conclusion.</w:t>
      </w:r>
    </w:p>
    <w:p w:rsidR="00740474" w:rsidRPr="009D491B" w:rsidRDefault="00740474" w:rsidP="00740474">
      <w:pPr>
        <w:pStyle w:val="BodyText"/>
        <w:spacing w:before="240"/>
        <w:ind w:left="434"/>
        <w:rPr>
          <w:rFonts w:ascii="Times New Roman" w:hAnsi="Times New Roman" w:cs="Times New Roman"/>
        </w:rPr>
      </w:pPr>
      <w:r w:rsidRPr="009D491B">
        <w:rPr>
          <w:rFonts w:ascii="Times New Roman" w:hAnsi="Times New Roman" w:cs="Times New Roman"/>
          <w:color w:val="202020"/>
          <w:w w:val="115"/>
        </w:rPr>
        <w:t>DeepInvestigation(High-Stakes</w:t>
      </w:r>
      <w:r w:rsidRPr="009D491B">
        <w:rPr>
          <w:rFonts w:ascii="Times New Roman" w:hAnsi="Times New Roman" w:cs="Times New Roman"/>
          <w:color w:val="202020"/>
          <w:spacing w:val="-2"/>
          <w:w w:val="115"/>
        </w:rPr>
        <w:t>Reporting):</w:t>
      </w:r>
    </w:p>
    <w:p w:rsidR="00740474" w:rsidRPr="009D491B" w:rsidRDefault="00740474" w:rsidP="00740474">
      <w:pPr>
        <w:pStyle w:val="BodyText"/>
        <w:spacing w:before="61"/>
        <w:rPr>
          <w:rFonts w:ascii="Times New Roman" w:hAnsi="Times New Roman" w:cs="Times New Roman"/>
        </w:rPr>
      </w:pPr>
    </w:p>
    <w:p w:rsidR="00740474" w:rsidRPr="009D491B" w:rsidRDefault="00740474" w:rsidP="00740474">
      <w:pPr>
        <w:pStyle w:val="BodyText"/>
        <w:spacing w:line="333" w:lineRule="auto"/>
        <w:ind w:left="434" w:right="476"/>
        <w:rPr>
          <w:rFonts w:ascii="Times New Roman" w:hAnsi="Times New Roman" w:cs="Times New Roman"/>
        </w:rPr>
      </w:pPr>
      <w:hyperlink r:id="rId674" w:anchor="forensic-magnifier">
        <w:r w:rsidRPr="009D491B">
          <w:rPr>
            <w:rFonts w:ascii="Times New Roman" w:hAnsi="Times New Roman" w:cs="Times New Roman"/>
            <w:color w:val="666666"/>
            <w:u w:val="single" w:color="666666"/>
          </w:rPr>
          <w:t>Forensically</w:t>
        </w:r>
      </w:hyperlink>
      <w:r w:rsidRPr="009D491B">
        <w:rPr>
          <w:rFonts w:ascii="Times New Roman" w:hAnsi="Times New Roman" w:cs="Times New Roman"/>
          <w:color w:val="202020"/>
        </w:rPr>
        <w:t xml:space="preserve">—Thisisasetoffree,comprehensivenoiseanalysistoolswithfrequencydomain </w:t>
      </w:r>
      <w:r w:rsidRPr="009D491B">
        <w:rPr>
          <w:rFonts w:ascii="Times New Roman" w:hAnsi="Times New Roman" w:cs="Times New Roman"/>
          <w:color w:val="202020"/>
          <w:spacing w:val="-2"/>
        </w:rPr>
        <w:t>visualization.</w:t>
      </w:r>
    </w:p>
    <w:p w:rsidR="00740474" w:rsidRPr="009D491B" w:rsidRDefault="00740474" w:rsidP="00740474">
      <w:pPr>
        <w:pStyle w:val="BodyText"/>
        <w:spacing w:before="240"/>
        <w:ind w:left="434"/>
        <w:rPr>
          <w:rFonts w:ascii="Times New Roman" w:hAnsi="Times New Roman" w:cs="Times New Roman"/>
        </w:rPr>
      </w:pPr>
      <w:hyperlink r:id="rId675">
        <w:r w:rsidRPr="009D491B">
          <w:rPr>
            <w:rFonts w:ascii="Times New Roman" w:hAnsi="Times New Roman" w:cs="Times New Roman"/>
            <w:color w:val="666666"/>
            <w:w w:val="105"/>
            <w:u w:val="single" w:color="666666"/>
          </w:rPr>
          <w:t>Frequencydomainanalysis</w:t>
        </w:r>
      </w:hyperlink>
      <w:r w:rsidRPr="009D491B">
        <w:rPr>
          <w:rFonts w:ascii="Times New Roman" w:hAnsi="Times New Roman" w:cs="Times New Roman"/>
          <w:color w:val="202020"/>
          <w:w w:val="105"/>
        </w:rPr>
        <w:t>—Technicaldetectionofmathematicalpatternsuniqueto</w:t>
      </w:r>
      <w:r w:rsidRPr="009D491B">
        <w:rPr>
          <w:rFonts w:ascii="Times New Roman" w:hAnsi="Times New Roman" w:cs="Times New Roman"/>
          <w:color w:val="202020"/>
          <w:spacing w:val="-5"/>
          <w:w w:val="105"/>
        </w:rPr>
        <w:t>AI.</w:t>
      </w:r>
    </w:p>
    <w:p w:rsidR="00740474" w:rsidRPr="009D491B" w:rsidRDefault="00740474" w:rsidP="00740474">
      <w:pPr>
        <w:pStyle w:val="BodyText"/>
        <w:rPr>
          <w:rFonts w:ascii="Times New Roman" w:hAnsi="Times New Roman" w:cs="Times New Roman"/>
        </w:rPr>
      </w:pPr>
    </w:p>
    <w:p w:rsidR="00740474" w:rsidRPr="009D491B" w:rsidRDefault="00740474" w:rsidP="00740474">
      <w:pPr>
        <w:pStyle w:val="BodyText"/>
        <w:spacing w:before="68"/>
        <w:rPr>
          <w:rFonts w:ascii="Times New Roman" w:hAnsi="Times New Roman" w:cs="Times New Roman"/>
        </w:rPr>
      </w:pPr>
    </w:p>
    <w:p w:rsidR="00740474" w:rsidRPr="009D491B" w:rsidRDefault="00740474" w:rsidP="00740474">
      <w:pPr>
        <w:pStyle w:val="Heading2"/>
        <w:rPr>
          <w:rFonts w:ascii="Times New Roman" w:hAnsi="Times New Roman" w:cs="Times New Roman"/>
        </w:rPr>
      </w:pPr>
      <w:r w:rsidRPr="009D491B">
        <w:rPr>
          <w:rFonts w:ascii="Times New Roman" w:hAnsi="Times New Roman" w:cs="Times New Roman"/>
          <w:color w:val="202020"/>
          <w:w w:val="110"/>
        </w:rPr>
        <w:t>Category4:Voice&amp;AudioArtifacts—WhenSyntheticSpeechBetrays</w:t>
      </w:r>
      <w:r w:rsidRPr="009D491B">
        <w:rPr>
          <w:rFonts w:ascii="Times New Roman" w:hAnsi="Times New Roman" w:cs="Times New Roman"/>
          <w:color w:val="202020"/>
          <w:spacing w:val="-2"/>
          <w:w w:val="110"/>
        </w:rPr>
        <w:t>Itself</w:t>
      </w:r>
    </w:p>
    <w:p w:rsidR="00740474" w:rsidRPr="009D491B" w:rsidRDefault="00740474" w:rsidP="00740474">
      <w:pPr>
        <w:pStyle w:val="BodyText"/>
        <w:spacing w:before="49"/>
        <w:rPr>
          <w:rFonts w:ascii="Times New Roman" w:hAnsi="Times New Roman" w:cs="Times New Roman"/>
          <w:sz w:val="20"/>
        </w:rPr>
      </w:pPr>
      <w:r w:rsidRPr="009D491B">
        <w:rPr>
          <w:rFonts w:ascii="Times New Roman" w:hAnsi="Times New Roman" w:cs="Times New Roman"/>
          <w:sz w:val="20"/>
        </w:rPr>
        <w:pict>
          <v:rect id="docshape24" o:spid="_x0000_s1045" style="position:absolute;margin-left:119.6pt;margin-top:15.4pt;width:374.25pt;height:147.75pt;z-index:-251646976;mso-wrap-distance-left:0;mso-wrap-distance-right:0;mso-position-horizontal-relative:page" filled="f" strokecolor="#e7e7e7">
            <w10:wrap type="topAndBottom" anchorx="page"/>
          </v:rect>
        </w:pict>
      </w:r>
    </w:p>
    <w:p w:rsidR="00740474" w:rsidRPr="009D491B" w:rsidRDefault="00740474" w:rsidP="00740474">
      <w:pPr>
        <w:spacing w:before="150"/>
        <w:ind w:left="853" w:right="883"/>
        <w:jc w:val="center"/>
        <w:rPr>
          <w:rFonts w:ascii="Times New Roman" w:hAnsi="Times New Roman" w:cs="Times New Roman"/>
          <w:sz w:val="18"/>
        </w:rPr>
      </w:pPr>
      <w:r w:rsidRPr="009D491B">
        <w:rPr>
          <w:rFonts w:ascii="Times New Roman" w:hAnsi="Times New Roman" w:cs="Times New Roman"/>
          <w:color w:val="666666"/>
          <w:sz w:val="18"/>
        </w:rPr>
        <w:t>Analysisof AI-generated audio deepfakeof Donald Trump. Image:YouTube, via Henk van</w:t>
      </w:r>
      <w:r w:rsidRPr="009D491B">
        <w:rPr>
          <w:rFonts w:ascii="Times New Roman" w:hAnsi="Times New Roman" w:cs="Times New Roman"/>
          <w:color w:val="666666"/>
          <w:spacing w:val="-5"/>
          <w:sz w:val="18"/>
        </w:rPr>
        <w:t>Ess</w:t>
      </w:r>
    </w:p>
    <w:p w:rsidR="00740474" w:rsidRPr="009D491B" w:rsidRDefault="00740474" w:rsidP="00740474">
      <w:pPr>
        <w:pStyle w:val="BodyText"/>
        <w:spacing w:before="292" w:line="333" w:lineRule="auto"/>
        <w:ind w:left="434" w:right="476"/>
        <w:rPr>
          <w:rFonts w:ascii="Times New Roman" w:hAnsi="Times New Roman" w:cs="Times New Roman"/>
        </w:rPr>
      </w:pPr>
      <w:r w:rsidRPr="009D491B">
        <w:rPr>
          <w:rFonts w:ascii="Times New Roman" w:hAnsi="Times New Roman" w:cs="Times New Roman"/>
          <w:color w:val="202020"/>
          <w:w w:val="105"/>
        </w:rPr>
        <w:t>The Narrative:Voice cloning technology can replicate anyone’s voice from seconds of audio, but it leavesdetectabletracesofartiﬁcialgenerationinspeechpatterns,emotionalauthenticity,andacoustic characteristics.Whileachievingimpressiveaccuracy,syntheticvoicesstillstrugglewithreplicatingthe subtle human elements that make speech truly authentic.</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05"/>
        </w:rPr>
        <w:t xml:space="preserve">Real-WorldAudioDeceptionCases: InMarch2019,theCEOofaUKenergyﬁrmreceivedacall from his “boss” with a perfect German accent, requesting a big money transfer. Only a suspicious second call from an Austrian number revealed the AI deception. More recently, political consultant </w:t>
      </w:r>
      <w:hyperlink r:id="rId676">
        <w:r w:rsidRPr="009D491B">
          <w:rPr>
            <w:rFonts w:ascii="Times New Roman" w:hAnsi="Times New Roman" w:cs="Times New Roman"/>
            <w:color w:val="666666"/>
            <w:w w:val="105"/>
            <w:u w:val="single" w:color="666666"/>
          </w:rPr>
          <w:t>StevenKramerpaid$150tocreateadeepfakerobocall</w:t>
        </w:r>
      </w:hyperlink>
      <w:r w:rsidRPr="009D491B">
        <w:rPr>
          <w:rFonts w:ascii="Times New Roman" w:hAnsi="Times New Roman" w:cs="Times New Roman"/>
          <w:color w:val="202020"/>
          <w:w w:val="105"/>
        </w:rPr>
        <w:t>impersonatingUSPresidentJoeBiden,which urged people not to vote in New Hampshire’s 2024 Democratic primary.</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10"/>
        </w:rPr>
        <w:t xml:space="preserve">Speed and Cost of Audio Fakes: According to the lawsuit against Kramer, the deepfake took less </w:t>
      </w:r>
      <w:r w:rsidRPr="009D491B">
        <w:rPr>
          <w:rFonts w:ascii="Times New Roman" w:hAnsi="Times New Roman" w:cs="Times New Roman"/>
          <w:color w:val="202020"/>
        </w:rPr>
        <w:t xml:space="preserve">than20minutestocreateandcostonly$1.KramertoldCBSNewsthathereceived“$5millionworth </w:t>
      </w:r>
      <w:r w:rsidRPr="009D491B">
        <w:rPr>
          <w:rFonts w:ascii="Times New Roman" w:hAnsi="Times New Roman" w:cs="Times New Roman"/>
          <w:color w:val="202020"/>
          <w:w w:val="110"/>
        </w:rPr>
        <w:t>of exposure” for his eﬀorts.</w:t>
      </w:r>
    </w:p>
    <w:p w:rsidR="00740474" w:rsidRPr="009D491B" w:rsidRDefault="00740474" w:rsidP="00740474">
      <w:pPr>
        <w:pStyle w:val="BodyText"/>
        <w:spacing w:before="240" w:line="333" w:lineRule="auto"/>
        <w:ind w:left="434" w:right="607"/>
        <w:rPr>
          <w:rFonts w:ascii="Times New Roman" w:hAnsi="Times New Roman" w:cs="Times New Roman"/>
        </w:rPr>
      </w:pPr>
      <w:r w:rsidRPr="009D491B">
        <w:rPr>
          <w:rFonts w:ascii="Times New Roman" w:hAnsi="Times New Roman" w:cs="Times New Roman"/>
          <w:color w:val="202020"/>
          <w:w w:val="105"/>
        </w:rPr>
        <w:t>Speech Pattern Red Flags:Lindsay Gorman, who studies emerging technologies and disinformation,</w:t>
      </w:r>
      <w:hyperlink r:id="rId677">
        <w:r w:rsidRPr="009D491B">
          <w:rPr>
            <w:rFonts w:ascii="Times New Roman" w:hAnsi="Times New Roman" w:cs="Times New Roman"/>
            <w:color w:val="666666"/>
            <w:w w:val="105"/>
            <w:u w:val="single" w:color="666666"/>
          </w:rPr>
          <w:t>told NBC News that</w:t>
        </w:r>
      </w:hyperlink>
      <w:r w:rsidRPr="009D491B">
        <w:rPr>
          <w:rFonts w:ascii="Times New Roman" w:hAnsi="Times New Roman" w:cs="Times New Roman"/>
          <w:color w:val="202020"/>
          <w:w w:val="105"/>
        </w:rPr>
        <w:t>there often are tells in deepfakes: “The cadence, particularly towards the end,</w:t>
      </w:r>
    </w:p>
    <w:p w:rsidR="00740474" w:rsidRPr="009D491B" w:rsidRDefault="00740474" w:rsidP="00740474">
      <w:pPr>
        <w:pStyle w:val="BodyText"/>
        <w:spacing w:line="333" w:lineRule="auto"/>
        <w:rPr>
          <w:rFonts w:ascii="Times New Roman" w:hAnsi="Times New Roman" w:cs="Times New Roman"/>
        </w:rPr>
        <w:sectPr w:rsidR="00740474" w:rsidRPr="009D491B">
          <w:pgSz w:w="12240" w:h="15840"/>
          <w:pgMar w:top="480" w:right="360" w:bottom="460" w:left="360" w:header="284" w:footer="275" w:gutter="0"/>
          <w:cols w:space="720"/>
        </w:sectPr>
      </w:pPr>
    </w:p>
    <w:p w:rsidR="00740474" w:rsidRPr="009D491B" w:rsidRDefault="00740474" w:rsidP="00740474">
      <w:pPr>
        <w:pStyle w:val="BodyText"/>
        <w:spacing w:before="122"/>
        <w:ind w:left="434"/>
        <w:rPr>
          <w:rFonts w:ascii="Times New Roman" w:hAnsi="Times New Roman" w:cs="Times New Roman"/>
        </w:rPr>
      </w:pPr>
      <w:r w:rsidRPr="009D491B">
        <w:rPr>
          <w:rFonts w:ascii="Times New Roman" w:hAnsi="Times New Roman" w:cs="Times New Roman"/>
          <w:color w:val="202020"/>
          <w:w w:val="105"/>
        </w:rPr>
        <w:lastRenderedPageBreak/>
        <w:t>seemedunnatural,robotic.That’soneofthetipoﬀsforapotentiallyfakedpieceofaudio</w:t>
      </w:r>
      <w:r w:rsidRPr="009D491B">
        <w:rPr>
          <w:rFonts w:ascii="Times New Roman" w:hAnsi="Times New Roman" w:cs="Times New Roman"/>
          <w:color w:val="202020"/>
          <w:spacing w:val="-2"/>
          <w:w w:val="105"/>
        </w:rPr>
        <w:t>content.”</w:t>
      </w:r>
    </w:p>
    <w:p w:rsidR="00740474" w:rsidRPr="009D491B" w:rsidRDefault="00740474" w:rsidP="00740474">
      <w:pPr>
        <w:pStyle w:val="BodyText"/>
        <w:spacing w:before="76"/>
        <w:rPr>
          <w:rFonts w:ascii="Times New Roman" w:hAnsi="Times New Roman" w:cs="Times New Roman"/>
        </w:rPr>
      </w:pPr>
    </w:p>
    <w:p w:rsidR="00740474" w:rsidRPr="009D491B" w:rsidRDefault="00740474" w:rsidP="00BD7E7B">
      <w:pPr>
        <w:pStyle w:val="ListParagraph"/>
        <w:widowControl w:val="0"/>
        <w:numPr>
          <w:ilvl w:val="0"/>
          <w:numId w:val="97"/>
        </w:numPr>
        <w:tabs>
          <w:tab w:val="left" w:pos="836"/>
        </w:tabs>
        <w:autoSpaceDE w:val="0"/>
        <w:autoSpaceDN w:val="0"/>
        <w:spacing w:after="0" w:line="240" w:lineRule="auto"/>
        <w:contextualSpacing w:val="0"/>
        <w:rPr>
          <w:rFonts w:ascii="Times New Roman" w:hAnsi="Times New Roman" w:cs="Times New Roman"/>
          <w:sz w:val="23"/>
        </w:rPr>
      </w:pPr>
      <w:r w:rsidRPr="009D491B">
        <w:rPr>
          <w:rFonts w:ascii="Times New Roman" w:hAnsi="Times New Roman" w:cs="Times New Roman"/>
          <w:color w:val="202020"/>
          <w:sz w:val="23"/>
        </w:rPr>
        <w:t>Unnaturalpacingwithoutnormalhesitationsor</w:t>
      </w:r>
      <w:r w:rsidRPr="009D491B">
        <w:rPr>
          <w:rFonts w:ascii="Times New Roman" w:hAnsi="Times New Roman" w:cs="Times New Roman"/>
          <w:color w:val="202020"/>
          <w:spacing w:val="-2"/>
          <w:sz w:val="23"/>
        </w:rPr>
        <w:t>breathing.</w:t>
      </w:r>
    </w:p>
    <w:p w:rsidR="00740474" w:rsidRPr="009D491B" w:rsidRDefault="00740474" w:rsidP="00BD7E7B">
      <w:pPr>
        <w:pStyle w:val="ListParagraph"/>
        <w:widowControl w:val="0"/>
        <w:numPr>
          <w:ilvl w:val="0"/>
          <w:numId w:val="97"/>
        </w:numPr>
        <w:tabs>
          <w:tab w:val="left" w:pos="836"/>
        </w:tabs>
        <w:autoSpaceDE w:val="0"/>
        <w:autoSpaceDN w:val="0"/>
        <w:spacing w:before="90" w:after="0" w:line="240" w:lineRule="auto"/>
        <w:contextualSpacing w:val="0"/>
        <w:rPr>
          <w:rFonts w:ascii="Times New Roman" w:hAnsi="Times New Roman" w:cs="Times New Roman"/>
          <w:sz w:val="23"/>
        </w:rPr>
      </w:pPr>
      <w:r w:rsidRPr="009D491B">
        <w:rPr>
          <w:rFonts w:ascii="Times New Roman" w:hAnsi="Times New Roman" w:cs="Times New Roman"/>
          <w:color w:val="202020"/>
          <w:spacing w:val="-2"/>
          <w:w w:val="105"/>
          <w:sz w:val="23"/>
        </w:rPr>
        <w:t>Flawlesspronunciationlackingtheimperfectionsofnaturalspeech.</w:t>
      </w:r>
    </w:p>
    <w:p w:rsidR="00740474" w:rsidRPr="009D491B" w:rsidRDefault="00740474" w:rsidP="00BD7E7B">
      <w:pPr>
        <w:pStyle w:val="ListParagraph"/>
        <w:widowControl w:val="0"/>
        <w:numPr>
          <w:ilvl w:val="0"/>
          <w:numId w:val="97"/>
        </w:numPr>
        <w:tabs>
          <w:tab w:val="left" w:pos="836"/>
        </w:tabs>
        <w:autoSpaceDE w:val="0"/>
        <w:autoSpaceDN w:val="0"/>
        <w:spacing w:before="106" w:after="0" w:line="240" w:lineRule="auto"/>
        <w:contextualSpacing w:val="0"/>
        <w:rPr>
          <w:rFonts w:ascii="Times New Roman" w:hAnsi="Times New Roman" w:cs="Times New Roman"/>
          <w:sz w:val="23"/>
        </w:rPr>
      </w:pPr>
      <w:r w:rsidRPr="009D491B">
        <w:rPr>
          <w:rFonts w:ascii="Times New Roman" w:hAnsi="Times New Roman" w:cs="Times New Roman"/>
          <w:color w:val="202020"/>
          <w:sz w:val="23"/>
        </w:rPr>
        <w:t>Roboticinflectiononcertainwordsor</w:t>
      </w:r>
      <w:r w:rsidRPr="009D491B">
        <w:rPr>
          <w:rFonts w:ascii="Times New Roman" w:hAnsi="Times New Roman" w:cs="Times New Roman"/>
          <w:color w:val="202020"/>
          <w:spacing w:val="-2"/>
          <w:sz w:val="23"/>
        </w:rPr>
        <w:t>phrases.</w:t>
      </w:r>
    </w:p>
    <w:p w:rsidR="00740474" w:rsidRPr="009D491B" w:rsidRDefault="00740474" w:rsidP="00BD7E7B">
      <w:pPr>
        <w:pStyle w:val="ListParagraph"/>
        <w:widowControl w:val="0"/>
        <w:numPr>
          <w:ilvl w:val="0"/>
          <w:numId w:val="97"/>
        </w:numPr>
        <w:tabs>
          <w:tab w:val="left" w:pos="836"/>
        </w:tabs>
        <w:autoSpaceDE w:val="0"/>
        <w:autoSpaceDN w:val="0"/>
        <w:spacing w:before="105" w:after="0" w:line="240" w:lineRule="auto"/>
        <w:contextualSpacing w:val="0"/>
        <w:rPr>
          <w:rFonts w:ascii="Times New Roman" w:hAnsi="Times New Roman" w:cs="Times New Roman"/>
          <w:sz w:val="23"/>
        </w:rPr>
      </w:pPr>
      <w:r w:rsidRPr="009D491B">
        <w:rPr>
          <w:rFonts w:ascii="Times New Roman" w:hAnsi="Times New Roman" w:cs="Times New Roman"/>
          <w:color w:val="202020"/>
          <w:w w:val="105"/>
          <w:sz w:val="23"/>
        </w:rPr>
        <w:t>Missingenvironmentalbackgroundnoisethatshouldbe</w:t>
      </w:r>
      <w:r w:rsidRPr="009D491B">
        <w:rPr>
          <w:rFonts w:ascii="Times New Roman" w:hAnsi="Times New Roman" w:cs="Times New Roman"/>
          <w:color w:val="202020"/>
          <w:spacing w:val="-2"/>
          <w:w w:val="105"/>
          <w:sz w:val="23"/>
        </w:rPr>
        <w:t>present.</w:t>
      </w:r>
    </w:p>
    <w:p w:rsidR="00740474" w:rsidRPr="009D491B" w:rsidRDefault="00740474" w:rsidP="00BD7E7B">
      <w:pPr>
        <w:pStyle w:val="ListParagraph"/>
        <w:widowControl w:val="0"/>
        <w:numPr>
          <w:ilvl w:val="0"/>
          <w:numId w:val="97"/>
        </w:numPr>
        <w:tabs>
          <w:tab w:val="left" w:pos="836"/>
        </w:tabs>
        <w:autoSpaceDE w:val="0"/>
        <w:autoSpaceDN w:val="0"/>
        <w:spacing w:before="105" w:after="0" w:line="240" w:lineRule="auto"/>
        <w:contextualSpacing w:val="0"/>
        <w:rPr>
          <w:rFonts w:ascii="Times New Roman" w:hAnsi="Times New Roman" w:cs="Times New Roman"/>
          <w:sz w:val="23"/>
        </w:rPr>
      </w:pPr>
      <w:r w:rsidRPr="009D491B">
        <w:rPr>
          <w:rFonts w:ascii="Times New Roman" w:hAnsi="Times New Roman" w:cs="Times New Roman"/>
          <w:color w:val="202020"/>
          <w:sz w:val="23"/>
        </w:rPr>
        <w:t>Phrasesorterminologythepersonwouldneveractually</w:t>
      </w:r>
      <w:r w:rsidRPr="009D491B">
        <w:rPr>
          <w:rFonts w:ascii="Times New Roman" w:hAnsi="Times New Roman" w:cs="Times New Roman"/>
          <w:color w:val="202020"/>
          <w:spacing w:val="-4"/>
          <w:sz w:val="23"/>
        </w:rPr>
        <w:t>use.</w:t>
      </w:r>
    </w:p>
    <w:p w:rsidR="00740474" w:rsidRPr="009D491B" w:rsidRDefault="00740474" w:rsidP="00740474">
      <w:pPr>
        <w:pStyle w:val="BodyText"/>
        <w:spacing w:before="76"/>
        <w:rPr>
          <w:rFonts w:ascii="Times New Roman" w:hAnsi="Times New Roman" w:cs="Times New Roman"/>
        </w:rPr>
      </w:pPr>
    </w:p>
    <w:p w:rsidR="00740474" w:rsidRPr="009D491B" w:rsidRDefault="00740474" w:rsidP="00740474">
      <w:pPr>
        <w:pStyle w:val="BodyText"/>
        <w:spacing w:line="333" w:lineRule="auto"/>
        <w:ind w:left="434" w:right="607"/>
        <w:rPr>
          <w:rFonts w:ascii="Times New Roman" w:hAnsi="Times New Roman" w:cs="Times New Roman"/>
        </w:rPr>
      </w:pPr>
      <w:r w:rsidRPr="009D491B">
        <w:rPr>
          <w:rFonts w:ascii="Times New Roman" w:hAnsi="Times New Roman" w:cs="Times New Roman"/>
          <w:color w:val="202020"/>
          <w:w w:val="105"/>
        </w:rPr>
        <w:t>LinguisticLogicFailures:AnearlierdeepfakecaserevealedAIsaying“pounds35,000”—putting the currency type before numbers in an unnatural way that exposed the synthetic generation.</w:t>
      </w:r>
    </w:p>
    <w:p w:rsidR="00740474" w:rsidRPr="009D491B" w:rsidRDefault="00740474" w:rsidP="00740474">
      <w:pPr>
        <w:pStyle w:val="BodyText"/>
        <w:spacing w:before="226"/>
        <w:ind w:left="434"/>
        <w:rPr>
          <w:rFonts w:ascii="Times New Roman" w:hAnsi="Times New Roman" w:cs="Times New Roman"/>
        </w:rPr>
      </w:pPr>
      <w:r w:rsidRPr="009D491B">
        <w:rPr>
          <w:rFonts w:ascii="Times New Roman" w:hAnsi="Times New Roman" w:cs="Times New Roman"/>
          <w:color w:val="202020"/>
          <w:w w:val="115"/>
        </w:rPr>
        <w:t>30-SecondRedFlag</w:t>
      </w:r>
      <w:r w:rsidRPr="009D491B">
        <w:rPr>
          <w:rFonts w:ascii="Times New Roman" w:hAnsi="Times New Roman" w:cs="Times New Roman"/>
          <w:color w:val="202020"/>
          <w:spacing w:val="-2"/>
          <w:w w:val="115"/>
        </w:rPr>
        <w:t>Check:</w:t>
      </w:r>
    </w:p>
    <w:p w:rsidR="00740474" w:rsidRPr="009D491B" w:rsidRDefault="00740474" w:rsidP="00740474">
      <w:pPr>
        <w:pStyle w:val="BodyText"/>
        <w:spacing w:before="75"/>
        <w:rPr>
          <w:rFonts w:ascii="Times New Roman" w:hAnsi="Times New Roman" w:cs="Times New Roman"/>
        </w:rPr>
      </w:pPr>
    </w:p>
    <w:p w:rsidR="00740474" w:rsidRPr="009D491B" w:rsidRDefault="00740474" w:rsidP="00740474">
      <w:pPr>
        <w:pStyle w:val="BodyText"/>
        <w:spacing w:line="333" w:lineRule="auto"/>
        <w:ind w:left="434" w:right="607"/>
        <w:rPr>
          <w:rFonts w:ascii="Times New Roman" w:hAnsi="Times New Roman" w:cs="Times New Roman"/>
        </w:rPr>
      </w:pPr>
      <w:r w:rsidRPr="009D491B">
        <w:rPr>
          <w:rFonts w:ascii="Times New Roman" w:hAnsi="Times New Roman" w:cs="Times New Roman"/>
          <w:color w:val="202020"/>
          <w:w w:val="105"/>
        </w:rPr>
        <w:t xml:space="preserve">Have a look at </w:t>
      </w:r>
      <w:hyperlink r:id="rId678">
        <w:r w:rsidRPr="009D491B">
          <w:rPr>
            <w:rFonts w:ascii="Times New Roman" w:hAnsi="Times New Roman" w:cs="Times New Roman"/>
            <w:color w:val="666666"/>
            <w:w w:val="105"/>
            <w:u w:val="single" w:color="666666"/>
          </w:rPr>
          <w:t>Hiya Deepfake Voice Detector</w:t>
        </w:r>
      </w:hyperlink>
      <w:r w:rsidRPr="009D491B">
        <w:rPr>
          <w:rFonts w:ascii="Times New Roman" w:hAnsi="Times New Roman" w:cs="Times New Roman"/>
          <w:color w:val="202020"/>
          <w:w w:val="105"/>
        </w:rPr>
        <w:t>, a simple Chrome plugin (you can use it 20 times a month). It passed the Trump-Biden video test:</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05"/>
        </w:rPr>
        <w:t>It’saChromeextensionthatanalyzesaudioinreal-timetodetermineifwhatyou’rehearingisareal human voice or something cooked up by AI.</w:t>
      </w:r>
    </w:p>
    <w:p w:rsidR="00740474" w:rsidRPr="009D491B" w:rsidRDefault="00740474" w:rsidP="00740474">
      <w:pPr>
        <w:pStyle w:val="BodyText"/>
        <w:spacing w:before="240"/>
        <w:ind w:left="434"/>
        <w:rPr>
          <w:rFonts w:ascii="Times New Roman" w:hAnsi="Times New Roman" w:cs="Times New Roman"/>
        </w:rPr>
      </w:pPr>
      <w:r w:rsidRPr="009D491B">
        <w:rPr>
          <w:rFonts w:ascii="Times New Roman" w:hAnsi="Times New Roman" w:cs="Times New Roman"/>
          <w:color w:val="202020"/>
          <w:w w:val="105"/>
        </w:rPr>
        <w:t>Here’swhatitactually</w:t>
      </w:r>
      <w:r w:rsidRPr="009D491B">
        <w:rPr>
          <w:rFonts w:ascii="Times New Roman" w:hAnsi="Times New Roman" w:cs="Times New Roman"/>
          <w:color w:val="202020"/>
          <w:spacing w:val="-2"/>
          <w:w w:val="105"/>
        </w:rPr>
        <w:t>does:</w:t>
      </w:r>
    </w:p>
    <w:p w:rsidR="00740474" w:rsidRPr="009D491B" w:rsidRDefault="00740474" w:rsidP="00740474">
      <w:pPr>
        <w:pStyle w:val="BodyText"/>
        <w:spacing w:before="61"/>
        <w:rPr>
          <w:rFonts w:ascii="Times New Roman" w:hAnsi="Times New Roman" w:cs="Times New Roman"/>
        </w:rPr>
      </w:pPr>
    </w:p>
    <w:p w:rsidR="00740474" w:rsidRPr="009D491B" w:rsidRDefault="00740474" w:rsidP="00BD7E7B">
      <w:pPr>
        <w:pStyle w:val="ListParagraph"/>
        <w:widowControl w:val="0"/>
        <w:numPr>
          <w:ilvl w:val="0"/>
          <w:numId w:val="97"/>
        </w:numPr>
        <w:tabs>
          <w:tab w:val="left" w:pos="836"/>
        </w:tabs>
        <w:autoSpaceDE w:val="0"/>
        <w:autoSpaceDN w:val="0"/>
        <w:spacing w:after="0" w:line="240" w:lineRule="auto"/>
        <w:contextualSpacing w:val="0"/>
        <w:rPr>
          <w:rFonts w:ascii="Times New Roman" w:hAnsi="Times New Roman" w:cs="Times New Roman"/>
          <w:sz w:val="23"/>
        </w:rPr>
      </w:pPr>
      <w:r w:rsidRPr="009D491B">
        <w:rPr>
          <w:rFonts w:ascii="Times New Roman" w:hAnsi="Times New Roman" w:cs="Times New Roman"/>
          <w:color w:val="202020"/>
          <w:w w:val="105"/>
          <w:sz w:val="23"/>
        </w:rPr>
        <w:t>AnalyzesvoicesinvideosandaudioplayinginyourChrome</w:t>
      </w:r>
      <w:r w:rsidRPr="009D491B">
        <w:rPr>
          <w:rFonts w:ascii="Times New Roman" w:hAnsi="Times New Roman" w:cs="Times New Roman"/>
          <w:color w:val="202020"/>
          <w:spacing w:val="-2"/>
          <w:w w:val="105"/>
          <w:sz w:val="23"/>
        </w:rPr>
        <w:t>browser.</w:t>
      </w:r>
    </w:p>
    <w:p w:rsidR="00740474" w:rsidRPr="009D491B" w:rsidRDefault="00740474" w:rsidP="00BD7E7B">
      <w:pPr>
        <w:pStyle w:val="ListParagraph"/>
        <w:widowControl w:val="0"/>
        <w:numPr>
          <w:ilvl w:val="0"/>
          <w:numId w:val="97"/>
        </w:numPr>
        <w:tabs>
          <w:tab w:val="left" w:pos="836"/>
        </w:tabs>
        <w:autoSpaceDE w:val="0"/>
        <w:autoSpaceDN w:val="0"/>
        <w:spacing w:before="105" w:after="0" w:line="240" w:lineRule="auto"/>
        <w:contextualSpacing w:val="0"/>
        <w:rPr>
          <w:rFonts w:ascii="Times New Roman" w:hAnsi="Times New Roman" w:cs="Times New Roman"/>
          <w:sz w:val="23"/>
        </w:rPr>
      </w:pPr>
      <w:r w:rsidRPr="009D491B">
        <w:rPr>
          <w:rFonts w:ascii="Times New Roman" w:hAnsi="Times New Roman" w:cs="Times New Roman"/>
          <w:color w:val="202020"/>
          <w:w w:val="105"/>
          <w:sz w:val="23"/>
        </w:rPr>
        <w:t>Works instantly,requiringonly onesecondofaudio tomakea</w:t>
      </w:r>
      <w:r w:rsidRPr="009D491B">
        <w:rPr>
          <w:rFonts w:ascii="Times New Roman" w:hAnsi="Times New Roman" w:cs="Times New Roman"/>
          <w:color w:val="202020"/>
          <w:spacing w:val="-2"/>
          <w:w w:val="105"/>
          <w:sz w:val="23"/>
        </w:rPr>
        <w:t>determination.</w:t>
      </w:r>
    </w:p>
    <w:p w:rsidR="00740474" w:rsidRPr="009D491B" w:rsidRDefault="00740474" w:rsidP="00BD7E7B">
      <w:pPr>
        <w:pStyle w:val="ListParagraph"/>
        <w:widowControl w:val="0"/>
        <w:numPr>
          <w:ilvl w:val="0"/>
          <w:numId w:val="97"/>
        </w:numPr>
        <w:tabs>
          <w:tab w:val="left" w:pos="836"/>
        </w:tabs>
        <w:autoSpaceDE w:val="0"/>
        <w:autoSpaceDN w:val="0"/>
        <w:spacing w:before="105" w:after="0" w:line="240" w:lineRule="auto"/>
        <w:contextualSpacing w:val="0"/>
        <w:rPr>
          <w:rFonts w:ascii="Times New Roman" w:hAnsi="Times New Roman" w:cs="Times New Roman"/>
          <w:sz w:val="23"/>
        </w:rPr>
      </w:pPr>
      <w:r w:rsidRPr="009D491B">
        <w:rPr>
          <w:rFonts w:ascii="Times New Roman" w:hAnsi="Times New Roman" w:cs="Times New Roman"/>
          <w:color w:val="202020"/>
          <w:sz w:val="23"/>
        </w:rPr>
        <w:t>Functionsacrossanywebsite–socialmediaplatforms,newssites,video</w:t>
      </w:r>
      <w:r w:rsidRPr="009D491B">
        <w:rPr>
          <w:rFonts w:ascii="Times New Roman" w:hAnsi="Times New Roman" w:cs="Times New Roman"/>
          <w:color w:val="202020"/>
          <w:spacing w:val="-2"/>
          <w:sz w:val="23"/>
        </w:rPr>
        <w:t>platforms.</w:t>
      </w:r>
    </w:p>
    <w:p w:rsidR="00740474" w:rsidRPr="009D491B" w:rsidRDefault="00740474" w:rsidP="00BD7E7B">
      <w:pPr>
        <w:pStyle w:val="ListParagraph"/>
        <w:widowControl w:val="0"/>
        <w:numPr>
          <w:ilvl w:val="0"/>
          <w:numId w:val="97"/>
        </w:numPr>
        <w:tabs>
          <w:tab w:val="left" w:pos="836"/>
        </w:tabs>
        <w:autoSpaceDE w:val="0"/>
        <w:autoSpaceDN w:val="0"/>
        <w:spacing w:before="106" w:after="0" w:line="240" w:lineRule="auto"/>
        <w:contextualSpacing w:val="0"/>
        <w:rPr>
          <w:rFonts w:ascii="Times New Roman" w:hAnsi="Times New Roman" w:cs="Times New Roman"/>
          <w:sz w:val="23"/>
        </w:rPr>
      </w:pPr>
      <w:r w:rsidRPr="009D491B">
        <w:rPr>
          <w:rFonts w:ascii="Times New Roman" w:hAnsi="Times New Roman" w:cs="Times New Roman"/>
          <w:color w:val="202020"/>
          <w:sz w:val="23"/>
        </w:rPr>
        <w:t>Detectshuman-likespeechcreatedbyallmajorAIvoicesynthesis</w:t>
      </w:r>
      <w:r w:rsidRPr="009D491B">
        <w:rPr>
          <w:rFonts w:ascii="Times New Roman" w:hAnsi="Times New Roman" w:cs="Times New Roman"/>
          <w:color w:val="202020"/>
          <w:spacing w:val="-2"/>
          <w:sz w:val="23"/>
        </w:rPr>
        <w:t>tools.</w:t>
      </w:r>
    </w:p>
    <w:p w:rsidR="00740474" w:rsidRPr="009D491B" w:rsidRDefault="00740474" w:rsidP="00BD7E7B">
      <w:pPr>
        <w:pStyle w:val="ListParagraph"/>
        <w:widowControl w:val="0"/>
        <w:numPr>
          <w:ilvl w:val="0"/>
          <w:numId w:val="97"/>
        </w:numPr>
        <w:tabs>
          <w:tab w:val="left" w:pos="836"/>
        </w:tabs>
        <w:autoSpaceDE w:val="0"/>
        <w:autoSpaceDN w:val="0"/>
        <w:spacing w:before="105" w:after="0" w:line="240" w:lineRule="auto"/>
        <w:contextualSpacing w:val="0"/>
        <w:rPr>
          <w:rFonts w:ascii="Times New Roman" w:hAnsi="Times New Roman" w:cs="Times New Roman"/>
          <w:sz w:val="23"/>
        </w:rPr>
      </w:pPr>
      <w:r w:rsidRPr="009D491B">
        <w:rPr>
          <w:rFonts w:ascii="Times New Roman" w:hAnsi="Times New Roman" w:cs="Times New Roman"/>
          <w:color w:val="202020"/>
          <w:sz w:val="23"/>
        </w:rPr>
        <w:t>Supportsmultiple</w:t>
      </w:r>
      <w:r w:rsidRPr="009D491B">
        <w:rPr>
          <w:rFonts w:ascii="Times New Roman" w:hAnsi="Times New Roman" w:cs="Times New Roman"/>
          <w:color w:val="202020"/>
          <w:spacing w:val="-2"/>
          <w:sz w:val="23"/>
        </w:rPr>
        <w:t>languages.</w:t>
      </w:r>
    </w:p>
    <w:p w:rsidR="00740474" w:rsidRPr="009D491B" w:rsidRDefault="00740474" w:rsidP="00BD7E7B">
      <w:pPr>
        <w:pStyle w:val="ListParagraph"/>
        <w:widowControl w:val="0"/>
        <w:numPr>
          <w:ilvl w:val="0"/>
          <w:numId w:val="97"/>
        </w:numPr>
        <w:tabs>
          <w:tab w:val="left" w:pos="836"/>
        </w:tabs>
        <w:autoSpaceDE w:val="0"/>
        <w:autoSpaceDN w:val="0"/>
        <w:spacing w:before="106" w:after="0" w:line="240" w:lineRule="auto"/>
        <w:contextualSpacing w:val="0"/>
        <w:rPr>
          <w:rFonts w:ascii="Times New Roman" w:hAnsi="Times New Roman" w:cs="Times New Roman"/>
          <w:sz w:val="23"/>
        </w:rPr>
      </w:pPr>
      <w:r w:rsidRPr="009D491B">
        <w:rPr>
          <w:rFonts w:ascii="Times New Roman" w:hAnsi="Times New Roman" w:cs="Times New Roman"/>
          <w:color w:val="202020"/>
          <w:w w:val="105"/>
          <w:sz w:val="23"/>
        </w:rPr>
        <w:t>Runsinrealtimeasyou</w:t>
      </w:r>
      <w:r w:rsidRPr="009D491B">
        <w:rPr>
          <w:rFonts w:ascii="Times New Roman" w:hAnsi="Times New Roman" w:cs="Times New Roman"/>
          <w:color w:val="202020"/>
          <w:spacing w:val="-2"/>
          <w:w w:val="105"/>
          <w:sz w:val="23"/>
        </w:rPr>
        <w:t>browse.</w:t>
      </w:r>
    </w:p>
    <w:p w:rsidR="00740474" w:rsidRPr="009D491B" w:rsidRDefault="00740474" w:rsidP="00740474">
      <w:pPr>
        <w:pStyle w:val="BodyText"/>
        <w:spacing w:before="75"/>
        <w:rPr>
          <w:rFonts w:ascii="Times New Roman" w:hAnsi="Times New Roman" w:cs="Times New Roman"/>
        </w:rPr>
      </w:pPr>
    </w:p>
    <w:p w:rsidR="00740474" w:rsidRPr="009D491B" w:rsidRDefault="00740474" w:rsidP="00740474">
      <w:pPr>
        <w:pStyle w:val="BodyText"/>
        <w:ind w:left="434"/>
        <w:rPr>
          <w:rFonts w:ascii="Times New Roman" w:hAnsi="Times New Roman" w:cs="Times New Roman"/>
        </w:rPr>
      </w:pPr>
      <w:r w:rsidRPr="009D491B">
        <w:rPr>
          <w:rFonts w:ascii="Times New Roman" w:hAnsi="Times New Roman" w:cs="Times New Roman"/>
          <w:color w:val="202020"/>
        </w:rPr>
        <w:t>Caveat:Sincethepluginusesprobabilisticalgorithms,itwon’tbe100%accurateinevery</w:t>
      </w:r>
      <w:r w:rsidRPr="009D491B">
        <w:rPr>
          <w:rFonts w:ascii="Times New Roman" w:hAnsi="Times New Roman" w:cs="Times New Roman"/>
          <w:color w:val="202020"/>
          <w:spacing w:val="-2"/>
        </w:rPr>
        <w:t>case.</w:t>
      </w:r>
    </w:p>
    <w:p w:rsidR="00740474" w:rsidRPr="009D491B" w:rsidRDefault="00740474" w:rsidP="00740474">
      <w:pPr>
        <w:pStyle w:val="BodyText"/>
        <w:spacing w:before="61"/>
        <w:rPr>
          <w:rFonts w:ascii="Times New Roman" w:hAnsi="Times New Roman" w:cs="Times New Roman"/>
        </w:rPr>
      </w:pPr>
    </w:p>
    <w:p w:rsidR="00740474" w:rsidRPr="009D491B" w:rsidRDefault="00740474" w:rsidP="00740474">
      <w:pPr>
        <w:pStyle w:val="BodyText"/>
        <w:ind w:left="434"/>
        <w:rPr>
          <w:rFonts w:ascii="Times New Roman" w:hAnsi="Times New Roman" w:cs="Times New Roman"/>
        </w:rPr>
      </w:pPr>
      <w:r w:rsidRPr="009D491B">
        <w:rPr>
          <w:rFonts w:ascii="Times New Roman" w:hAnsi="Times New Roman" w:cs="Times New Roman"/>
          <w:color w:val="202020"/>
          <w:w w:val="115"/>
        </w:rPr>
        <w:t>Five-MinuteTechnicalVerification(Standard</w:t>
      </w:r>
      <w:r w:rsidRPr="009D491B">
        <w:rPr>
          <w:rFonts w:ascii="Times New Roman" w:hAnsi="Times New Roman" w:cs="Times New Roman"/>
          <w:color w:val="202020"/>
          <w:spacing w:val="-2"/>
          <w:w w:val="115"/>
        </w:rPr>
        <w:t>Stories):</w:t>
      </w:r>
    </w:p>
    <w:p w:rsidR="00740474" w:rsidRPr="009D491B" w:rsidRDefault="00740474" w:rsidP="00740474">
      <w:pPr>
        <w:pStyle w:val="BodyText"/>
        <w:spacing w:before="75"/>
        <w:rPr>
          <w:rFonts w:ascii="Times New Roman" w:hAnsi="Times New Roman" w:cs="Times New Roman"/>
        </w:rPr>
      </w:pPr>
    </w:p>
    <w:p w:rsidR="00740474" w:rsidRPr="009D491B" w:rsidRDefault="00740474" w:rsidP="00BD7E7B">
      <w:pPr>
        <w:pStyle w:val="ListParagraph"/>
        <w:widowControl w:val="0"/>
        <w:numPr>
          <w:ilvl w:val="0"/>
          <w:numId w:val="96"/>
        </w:numPr>
        <w:tabs>
          <w:tab w:val="left" w:pos="834"/>
        </w:tabs>
        <w:autoSpaceDE w:val="0"/>
        <w:autoSpaceDN w:val="0"/>
        <w:spacing w:before="1"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z w:val="23"/>
        </w:rPr>
        <w:t>Listenforspeechnaturalness—Doespacingandpronunciationfeel</w:t>
      </w:r>
      <w:r w:rsidRPr="009D491B">
        <w:rPr>
          <w:rFonts w:ascii="Times New Roman" w:hAnsi="Times New Roman" w:cs="Times New Roman"/>
          <w:color w:val="202020"/>
          <w:spacing w:val="-2"/>
          <w:sz w:val="23"/>
        </w:rPr>
        <w:t>human?</w:t>
      </w:r>
    </w:p>
    <w:p w:rsidR="00740474" w:rsidRPr="009D491B" w:rsidRDefault="00740474" w:rsidP="00BD7E7B">
      <w:pPr>
        <w:pStyle w:val="ListParagraph"/>
        <w:widowControl w:val="0"/>
        <w:numPr>
          <w:ilvl w:val="0"/>
          <w:numId w:val="96"/>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z w:val="23"/>
        </w:rPr>
        <w:t>Verifyavailability—Couldthispersonactuallyhavemadethisstatementwhen</w:t>
      </w:r>
      <w:r w:rsidRPr="009D491B">
        <w:rPr>
          <w:rFonts w:ascii="Times New Roman" w:hAnsi="Times New Roman" w:cs="Times New Roman"/>
          <w:color w:val="202020"/>
          <w:spacing w:val="-2"/>
          <w:sz w:val="23"/>
        </w:rPr>
        <w:t>claimed?</w:t>
      </w:r>
    </w:p>
    <w:p w:rsidR="00740474" w:rsidRPr="009D491B" w:rsidRDefault="00740474" w:rsidP="00BD7E7B">
      <w:pPr>
        <w:pStyle w:val="ListParagraph"/>
        <w:widowControl w:val="0"/>
        <w:numPr>
          <w:ilvl w:val="0"/>
          <w:numId w:val="96"/>
        </w:numPr>
        <w:tabs>
          <w:tab w:val="left" w:pos="834"/>
        </w:tabs>
        <w:autoSpaceDE w:val="0"/>
        <w:autoSpaceDN w:val="0"/>
        <w:spacing w:before="90"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sz w:val="23"/>
        </w:rPr>
        <w:t>Checkemotionalauthenticity—Doestheemotionmatchthecontentand</w:t>
      </w:r>
      <w:r w:rsidRPr="009D491B">
        <w:rPr>
          <w:rFonts w:ascii="Times New Roman" w:hAnsi="Times New Roman" w:cs="Times New Roman"/>
          <w:color w:val="202020"/>
          <w:spacing w:val="-2"/>
          <w:sz w:val="23"/>
        </w:rPr>
        <w:t>context?</w:t>
      </w:r>
    </w:p>
    <w:p w:rsidR="00740474" w:rsidRPr="009D491B" w:rsidRDefault="00740474" w:rsidP="00BD7E7B">
      <w:pPr>
        <w:pStyle w:val="ListParagraph"/>
        <w:widowControl w:val="0"/>
        <w:numPr>
          <w:ilvl w:val="0"/>
          <w:numId w:val="96"/>
        </w:numPr>
        <w:tabs>
          <w:tab w:val="left" w:pos="834"/>
        </w:tabs>
        <w:autoSpaceDE w:val="0"/>
        <w:autoSpaceDN w:val="0"/>
        <w:spacing w:before="10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Callbackontheoﬃcialnumbertoverifyanyurgentaudio</w:t>
      </w:r>
      <w:r w:rsidRPr="009D491B">
        <w:rPr>
          <w:rFonts w:ascii="Times New Roman" w:hAnsi="Times New Roman" w:cs="Times New Roman"/>
          <w:color w:val="202020"/>
          <w:spacing w:val="-2"/>
          <w:w w:val="105"/>
          <w:sz w:val="23"/>
        </w:rPr>
        <w:t>requests.</w:t>
      </w:r>
    </w:p>
    <w:p w:rsidR="00740474" w:rsidRPr="009D491B" w:rsidRDefault="00740474" w:rsidP="00BD7E7B">
      <w:pPr>
        <w:pStyle w:val="ListParagraph"/>
        <w:widowControl w:val="0"/>
        <w:numPr>
          <w:ilvl w:val="0"/>
          <w:numId w:val="96"/>
        </w:numPr>
        <w:tabs>
          <w:tab w:val="left" w:pos="834"/>
        </w:tabs>
        <w:autoSpaceDE w:val="0"/>
        <w:autoSpaceDN w:val="0"/>
        <w:spacing w:before="105"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Askcontextualquestionsthatonlytherealpersonwould</w:t>
      </w:r>
      <w:r w:rsidRPr="009D491B">
        <w:rPr>
          <w:rFonts w:ascii="Times New Roman" w:hAnsi="Times New Roman" w:cs="Times New Roman"/>
          <w:color w:val="202020"/>
          <w:spacing w:val="-2"/>
          <w:w w:val="105"/>
          <w:sz w:val="23"/>
        </w:rPr>
        <w:t>know.</w:t>
      </w:r>
    </w:p>
    <w:p w:rsidR="00740474" w:rsidRPr="009D491B" w:rsidRDefault="00740474" w:rsidP="00740474">
      <w:pPr>
        <w:pStyle w:val="BodyText"/>
        <w:spacing w:before="76"/>
        <w:rPr>
          <w:rFonts w:ascii="Times New Roman" w:hAnsi="Times New Roman" w:cs="Times New Roman"/>
        </w:rPr>
      </w:pPr>
    </w:p>
    <w:p w:rsidR="00740474" w:rsidRPr="009D491B" w:rsidRDefault="00740474" w:rsidP="00740474">
      <w:pPr>
        <w:pStyle w:val="BodyText"/>
        <w:ind w:left="434"/>
        <w:rPr>
          <w:rFonts w:ascii="Times New Roman" w:hAnsi="Times New Roman" w:cs="Times New Roman"/>
        </w:rPr>
      </w:pPr>
      <w:r w:rsidRPr="009D491B">
        <w:rPr>
          <w:rFonts w:ascii="Times New Roman" w:hAnsi="Times New Roman" w:cs="Times New Roman"/>
          <w:color w:val="202020"/>
          <w:w w:val="115"/>
        </w:rPr>
        <w:t>DeepInvestigation(High-Stakes</w:t>
      </w:r>
      <w:r w:rsidRPr="009D491B">
        <w:rPr>
          <w:rFonts w:ascii="Times New Roman" w:hAnsi="Times New Roman" w:cs="Times New Roman"/>
          <w:color w:val="202020"/>
          <w:spacing w:val="-2"/>
          <w:w w:val="115"/>
        </w:rPr>
        <w:t>Reporting):</w:t>
      </w:r>
    </w:p>
    <w:p w:rsidR="00740474" w:rsidRPr="009D491B" w:rsidRDefault="00740474" w:rsidP="00740474">
      <w:pPr>
        <w:pStyle w:val="BodyText"/>
        <w:spacing w:before="60"/>
        <w:rPr>
          <w:rFonts w:ascii="Times New Roman" w:hAnsi="Times New Roman" w:cs="Times New Roman"/>
        </w:rPr>
      </w:pPr>
    </w:p>
    <w:p w:rsidR="00740474" w:rsidRPr="009D491B" w:rsidRDefault="00740474" w:rsidP="00BD7E7B">
      <w:pPr>
        <w:pStyle w:val="ListParagraph"/>
        <w:widowControl w:val="0"/>
        <w:numPr>
          <w:ilvl w:val="1"/>
          <w:numId w:val="96"/>
        </w:numPr>
        <w:tabs>
          <w:tab w:val="left" w:pos="836"/>
        </w:tabs>
        <w:autoSpaceDE w:val="0"/>
        <w:autoSpaceDN w:val="0"/>
        <w:spacing w:after="0" w:line="240" w:lineRule="auto"/>
        <w:contextualSpacing w:val="0"/>
        <w:rPr>
          <w:rFonts w:ascii="Times New Roman" w:hAnsi="Times New Roman" w:cs="Times New Roman"/>
          <w:sz w:val="23"/>
        </w:rPr>
      </w:pPr>
      <w:r w:rsidRPr="009D491B">
        <w:rPr>
          <w:rFonts w:ascii="Times New Roman" w:hAnsi="Times New Roman" w:cs="Times New Roman"/>
          <w:color w:val="202020"/>
          <w:w w:val="105"/>
          <w:sz w:val="23"/>
        </w:rPr>
        <w:t>Downloadthefullaudio</w:t>
      </w:r>
      <w:r w:rsidRPr="009D491B">
        <w:rPr>
          <w:rFonts w:ascii="Times New Roman" w:hAnsi="Times New Roman" w:cs="Times New Roman"/>
          <w:color w:val="202020"/>
          <w:spacing w:val="-2"/>
          <w:w w:val="105"/>
          <w:sz w:val="23"/>
        </w:rPr>
        <w:t>fragment.</w:t>
      </w:r>
    </w:p>
    <w:p w:rsidR="00740474" w:rsidRPr="009D491B" w:rsidRDefault="00740474" w:rsidP="00BD7E7B">
      <w:pPr>
        <w:pStyle w:val="ListParagraph"/>
        <w:widowControl w:val="0"/>
        <w:numPr>
          <w:ilvl w:val="1"/>
          <w:numId w:val="96"/>
        </w:numPr>
        <w:tabs>
          <w:tab w:val="left" w:pos="836"/>
        </w:tabs>
        <w:autoSpaceDE w:val="0"/>
        <w:autoSpaceDN w:val="0"/>
        <w:spacing w:before="106" w:after="0" w:line="240" w:lineRule="auto"/>
        <w:contextualSpacing w:val="0"/>
        <w:rPr>
          <w:rFonts w:ascii="Times New Roman" w:hAnsi="Times New Roman" w:cs="Times New Roman"/>
          <w:sz w:val="23"/>
        </w:rPr>
      </w:pPr>
      <w:r w:rsidRPr="009D491B">
        <w:rPr>
          <w:rFonts w:ascii="Times New Roman" w:hAnsi="Times New Roman" w:cs="Times New Roman"/>
          <w:color w:val="202020"/>
          <w:w w:val="105"/>
          <w:sz w:val="23"/>
        </w:rPr>
        <w:t>Feeditto</w:t>
      </w:r>
      <w:hyperlink r:id="rId679">
        <w:r w:rsidRPr="009D491B">
          <w:rPr>
            <w:rFonts w:ascii="Times New Roman" w:hAnsi="Times New Roman" w:cs="Times New Roman"/>
            <w:color w:val="666666"/>
            <w:w w:val="105"/>
            <w:sz w:val="23"/>
            <w:u w:val="single" w:color="666666"/>
          </w:rPr>
          <w:t>Notta.ai</w:t>
        </w:r>
      </w:hyperlink>
      <w:r w:rsidRPr="009D491B">
        <w:rPr>
          <w:rFonts w:ascii="Times New Roman" w:hAnsi="Times New Roman" w:cs="Times New Roman"/>
          <w:color w:val="202020"/>
          <w:w w:val="105"/>
          <w:sz w:val="23"/>
        </w:rPr>
        <w:t>andletitwritea</w:t>
      </w:r>
      <w:r w:rsidRPr="009D491B">
        <w:rPr>
          <w:rFonts w:ascii="Times New Roman" w:hAnsi="Times New Roman" w:cs="Times New Roman"/>
          <w:color w:val="202020"/>
          <w:spacing w:val="-2"/>
          <w:w w:val="105"/>
          <w:sz w:val="23"/>
        </w:rPr>
        <w:t>transcript.</w:t>
      </w:r>
    </w:p>
    <w:p w:rsidR="00740474" w:rsidRPr="009D491B" w:rsidRDefault="00740474" w:rsidP="00740474">
      <w:pPr>
        <w:pStyle w:val="ListParagraph"/>
        <w:rPr>
          <w:rFonts w:ascii="Times New Roman" w:hAnsi="Times New Roman" w:cs="Times New Roman"/>
          <w:sz w:val="23"/>
        </w:rPr>
        <w:sectPr w:rsidR="00740474" w:rsidRPr="009D491B">
          <w:pgSz w:w="12240" w:h="15840"/>
          <w:pgMar w:top="480" w:right="360" w:bottom="460" w:left="360" w:header="284" w:footer="275" w:gutter="0"/>
          <w:cols w:space="720"/>
        </w:sectPr>
      </w:pPr>
    </w:p>
    <w:p w:rsidR="00740474" w:rsidRPr="009D491B" w:rsidRDefault="00740474" w:rsidP="00BD7E7B">
      <w:pPr>
        <w:pStyle w:val="ListParagraph"/>
        <w:widowControl w:val="0"/>
        <w:numPr>
          <w:ilvl w:val="1"/>
          <w:numId w:val="96"/>
        </w:numPr>
        <w:tabs>
          <w:tab w:val="left" w:pos="836"/>
        </w:tabs>
        <w:autoSpaceDE w:val="0"/>
        <w:autoSpaceDN w:val="0"/>
        <w:spacing w:before="122" w:after="0" w:line="333" w:lineRule="auto"/>
        <w:ind w:right="550"/>
        <w:contextualSpacing w:val="0"/>
        <w:rPr>
          <w:rFonts w:ascii="Times New Roman" w:hAnsi="Times New Roman" w:cs="Times New Roman"/>
          <w:sz w:val="23"/>
        </w:rPr>
      </w:pPr>
      <w:r w:rsidRPr="009D491B">
        <w:rPr>
          <w:rFonts w:ascii="Times New Roman" w:hAnsi="Times New Roman" w:cs="Times New Roman"/>
          <w:color w:val="202020"/>
          <w:w w:val="105"/>
          <w:sz w:val="23"/>
        </w:rPr>
        <w:lastRenderedPageBreak/>
        <w:t xml:space="preserve">While you are waiting, feed Claude with ﬁve to six veriﬁed audio fragments of the same person or </w:t>
      </w:r>
      <w:r w:rsidRPr="009D491B">
        <w:rPr>
          <w:rFonts w:ascii="Times New Roman" w:hAnsi="Times New Roman" w:cs="Times New Roman"/>
          <w:color w:val="202020"/>
          <w:spacing w:val="-2"/>
          <w:w w:val="105"/>
          <w:sz w:val="23"/>
        </w:rPr>
        <w:t>transcripts.</w:t>
      </w:r>
    </w:p>
    <w:p w:rsidR="00740474" w:rsidRPr="009D491B" w:rsidRDefault="00740474" w:rsidP="00BD7E7B">
      <w:pPr>
        <w:pStyle w:val="ListParagraph"/>
        <w:widowControl w:val="0"/>
        <w:numPr>
          <w:ilvl w:val="1"/>
          <w:numId w:val="96"/>
        </w:numPr>
        <w:tabs>
          <w:tab w:val="left" w:pos="836"/>
        </w:tabs>
        <w:autoSpaceDE w:val="0"/>
        <w:autoSpaceDN w:val="0"/>
        <w:spacing w:before="1" w:after="0" w:line="333" w:lineRule="auto"/>
        <w:ind w:right="879"/>
        <w:contextualSpacing w:val="0"/>
        <w:rPr>
          <w:rFonts w:ascii="Times New Roman" w:hAnsi="Times New Roman" w:cs="Times New Roman"/>
          <w:sz w:val="23"/>
        </w:rPr>
      </w:pPr>
      <w:r w:rsidRPr="009D491B">
        <w:rPr>
          <w:rFonts w:ascii="Times New Roman" w:hAnsi="Times New Roman" w:cs="Times New Roman"/>
          <w:color w:val="202020"/>
          <w:w w:val="105"/>
          <w:sz w:val="23"/>
        </w:rPr>
        <w:t>Ask it to make a semantical analysis and categorize the themes, the speech patterns, the use of grammar, the style, the tone of voice.</w:t>
      </w:r>
    </w:p>
    <w:p w:rsidR="00740474" w:rsidRPr="009D491B" w:rsidRDefault="00740474" w:rsidP="00BD7E7B">
      <w:pPr>
        <w:pStyle w:val="ListParagraph"/>
        <w:widowControl w:val="0"/>
        <w:numPr>
          <w:ilvl w:val="1"/>
          <w:numId w:val="96"/>
        </w:numPr>
        <w:tabs>
          <w:tab w:val="left" w:pos="836"/>
        </w:tabs>
        <w:autoSpaceDE w:val="0"/>
        <w:autoSpaceDN w:val="0"/>
        <w:spacing w:after="0" w:line="333" w:lineRule="auto"/>
        <w:ind w:right="1585"/>
        <w:contextualSpacing w:val="0"/>
        <w:rPr>
          <w:rFonts w:ascii="Times New Roman" w:hAnsi="Times New Roman" w:cs="Times New Roman"/>
          <w:sz w:val="23"/>
        </w:rPr>
      </w:pPr>
      <w:r w:rsidRPr="009D491B">
        <w:rPr>
          <w:rFonts w:ascii="Times New Roman" w:hAnsi="Times New Roman" w:cs="Times New Roman"/>
          <w:color w:val="202020"/>
          <w:sz w:val="23"/>
        </w:rPr>
        <w:t xml:space="preserve">Thenuploadthetranscriptoftheaudioyoudon’ttrustandaskClaudetocompareitfor </w:t>
      </w:r>
      <w:r w:rsidRPr="009D491B">
        <w:rPr>
          <w:rFonts w:ascii="Times New Roman" w:hAnsi="Times New Roman" w:cs="Times New Roman"/>
          <w:color w:val="202020"/>
          <w:spacing w:val="-2"/>
          <w:sz w:val="23"/>
        </w:rPr>
        <w:t>anomalies.</w:t>
      </w:r>
    </w:p>
    <w:p w:rsidR="00740474" w:rsidRPr="009D491B" w:rsidRDefault="00740474" w:rsidP="00740474">
      <w:pPr>
        <w:pStyle w:val="BodyText"/>
        <w:spacing w:before="233"/>
        <w:rPr>
          <w:rFonts w:ascii="Times New Roman" w:hAnsi="Times New Roman" w:cs="Times New Roman"/>
        </w:rPr>
      </w:pPr>
    </w:p>
    <w:p w:rsidR="00740474" w:rsidRPr="009D491B" w:rsidRDefault="00740474" w:rsidP="00740474">
      <w:pPr>
        <w:pStyle w:val="Heading2"/>
        <w:rPr>
          <w:rFonts w:ascii="Times New Roman" w:hAnsi="Times New Roman" w:cs="Times New Roman"/>
        </w:rPr>
      </w:pPr>
      <w:r w:rsidRPr="009D491B">
        <w:rPr>
          <w:rFonts w:ascii="Times New Roman" w:hAnsi="Times New Roman" w:cs="Times New Roman"/>
          <w:color w:val="202020"/>
          <w:w w:val="110"/>
        </w:rPr>
        <w:t>Category5:TemporalandContextualLogic—WhenAIMissestheBig</w:t>
      </w:r>
      <w:r w:rsidRPr="009D491B">
        <w:rPr>
          <w:rFonts w:ascii="Times New Roman" w:hAnsi="Times New Roman" w:cs="Times New Roman"/>
          <w:color w:val="202020"/>
          <w:spacing w:val="-2"/>
          <w:w w:val="110"/>
        </w:rPr>
        <w:t>Picture</w:t>
      </w:r>
    </w:p>
    <w:p w:rsidR="00740474" w:rsidRPr="009D491B" w:rsidRDefault="00740474" w:rsidP="00740474">
      <w:pPr>
        <w:pStyle w:val="BodyText"/>
        <w:spacing w:before="49"/>
        <w:rPr>
          <w:rFonts w:ascii="Times New Roman" w:hAnsi="Times New Roman" w:cs="Times New Roman"/>
          <w:sz w:val="20"/>
        </w:rPr>
      </w:pPr>
      <w:r w:rsidRPr="009D491B">
        <w:rPr>
          <w:rFonts w:ascii="Times New Roman" w:hAnsi="Times New Roman" w:cs="Times New Roman"/>
          <w:sz w:val="20"/>
        </w:rPr>
        <w:pict>
          <v:rect id="docshape25" o:spid="_x0000_s1046" style="position:absolute;margin-left:119.6pt;margin-top:15.4pt;width:374.25pt;height:253.5pt;z-index:-251645952;mso-wrap-distance-left:0;mso-wrap-distance-right:0;mso-position-horizontal-relative:page" filled="f" strokecolor="#e7e7e7">
            <w10:wrap type="topAndBottom" anchorx="page"/>
          </v:rect>
        </w:pict>
      </w:r>
    </w:p>
    <w:p w:rsidR="00740474" w:rsidRPr="009D491B" w:rsidRDefault="00740474" w:rsidP="00740474">
      <w:pPr>
        <w:spacing w:before="150" w:line="256" w:lineRule="auto"/>
        <w:ind w:left="2017" w:right="2122"/>
        <w:rPr>
          <w:rFonts w:ascii="Times New Roman" w:hAnsi="Times New Roman" w:cs="Times New Roman"/>
          <w:sz w:val="18"/>
        </w:rPr>
      </w:pPr>
      <w:r w:rsidRPr="009D491B">
        <w:rPr>
          <w:rFonts w:ascii="Times New Roman" w:hAnsi="Times New Roman" w:cs="Times New Roman"/>
          <w:color w:val="666666"/>
          <w:sz w:val="18"/>
        </w:rPr>
        <w:t>AI-generated image purporting to show a news broadcast still about a Paris climate protest. Image: Henk van Ess</w:t>
      </w:r>
    </w:p>
    <w:p w:rsidR="00740474" w:rsidRPr="009D491B" w:rsidRDefault="00740474" w:rsidP="00740474">
      <w:pPr>
        <w:pStyle w:val="BodyText"/>
        <w:spacing w:before="19"/>
        <w:rPr>
          <w:rFonts w:ascii="Times New Roman" w:hAnsi="Times New Roman" w:cs="Times New Roman"/>
          <w:sz w:val="18"/>
        </w:rPr>
      </w:pPr>
    </w:p>
    <w:p w:rsidR="00740474" w:rsidRPr="009D491B" w:rsidRDefault="00740474" w:rsidP="00740474">
      <w:pPr>
        <w:pStyle w:val="BodyText"/>
        <w:spacing w:line="333" w:lineRule="auto"/>
        <w:ind w:left="434" w:right="476"/>
        <w:rPr>
          <w:rFonts w:ascii="Times New Roman" w:hAnsi="Times New Roman" w:cs="Times New Roman"/>
        </w:rPr>
      </w:pPr>
      <w:r w:rsidRPr="009D491B">
        <w:rPr>
          <w:rFonts w:ascii="Times New Roman" w:hAnsi="Times New Roman" w:cs="Times New Roman"/>
          <w:color w:val="202020"/>
          <w:w w:val="105"/>
        </w:rPr>
        <w:t>The Narrative:AI generates content based on visual patterns without understanding real-world context,temporallogic,orsituationalappropriateness.Thiscreatescontentthatlooksconvincingin isolation but falls apart under sensible scrutiny.</w:t>
      </w:r>
    </w:p>
    <w:p w:rsidR="00740474" w:rsidRPr="009D491B" w:rsidRDefault="00740474" w:rsidP="00740474">
      <w:pPr>
        <w:pStyle w:val="BodyText"/>
        <w:spacing w:before="241" w:line="328" w:lineRule="auto"/>
        <w:ind w:left="434" w:right="462"/>
        <w:rPr>
          <w:rFonts w:ascii="Times New Roman" w:hAnsi="Times New Roman" w:cs="Times New Roman"/>
        </w:rPr>
      </w:pPr>
      <w:r w:rsidRPr="009D491B">
        <w:rPr>
          <w:rFonts w:ascii="Times New Roman" w:hAnsi="Times New Roman" w:cs="Times New Roman"/>
          <w:color w:val="202020"/>
        </w:rPr>
        <w:t>TheIranPrisonVideoDeception:AsophisticatedAI-generatedvideo</w:t>
      </w:r>
      <w:hyperlink r:id="rId680">
        <w:r w:rsidRPr="009D491B">
          <w:rPr>
            <w:rFonts w:ascii="Times New Roman" w:hAnsi="Times New Roman" w:cs="Times New Roman"/>
            <w:color w:val="666666"/>
            <w:u w:val="single" w:color="666666"/>
          </w:rPr>
          <w:t>claimedtoshowanIsraeli</w:t>
        </w:r>
      </w:hyperlink>
      <w:hyperlink r:id="rId681">
        <w:r w:rsidRPr="009D491B">
          <w:rPr>
            <w:rFonts w:ascii="Times New Roman" w:hAnsi="Times New Roman" w:cs="Times New Roman"/>
            <w:color w:val="666666"/>
            <w:u w:val="single" w:color="666666"/>
          </w:rPr>
          <w:t>missilestrikeonIran’sEvinPrison</w:t>
        </w:r>
      </w:hyperlink>
      <w:r w:rsidRPr="009D491B">
        <w:rPr>
          <w:rFonts w:ascii="Times New Roman" w:hAnsi="Times New Roman" w:cs="Times New Roman"/>
          <w:color w:val="202020"/>
        </w:rPr>
        <w:t>,butwasgeneratedfroma2023photograph.Keydetectionclues includeseasonalmismatches(leaflessshrubsinsupposedsummerfootage),perfectdetailmatchingthat violated probability, and impossible timing.</w:t>
      </w:r>
    </w:p>
    <w:p w:rsidR="00740474" w:rsidRPr="009D491B" w:rsidRDefault="00740474" w:rsidP="00740474">
      <w:pPr>
        <w:pStyle w:val="BodyText"/>
        <w:spacing w:before="247" w:line="333" w:lineRule="auto"/>
        <w:ind w:left="434" w:right="476"/>
        <w:rPr>
          <w:rFonts w:ascii="Times New Roman" w:hAnsi="Times New Roman" w:cs="Times New Roman"/>
        </w:rPr>
      </w:pPr>
      <w:r w:rsidRPr="009D491B">
        <w:rPr>
          <w:rFonts w:ascii="Times New Roman" w:hAnsi="Times New Roman" w:cs="Times New Roman"/>
          <w:color w:val="202020"/>
          <w:w w:val="105"/>
        </w:rPr>
        <w:t>30-SecondRedFlagCheck: AIcreatesvisuallyconvincingcontent,butoftenmissesfundamental logicalrelationshipsbetweentiming,place,andcircumstance.Inbreakingnewsscenarios,trustyour knowledgeoftheworldtospotimpossibilitiesthatwouldtakesophisticatedanalysistoverifylater.</w:t>
      </w:r>
    </w:p>
    <w:p w:rsidR="00740474" w:rsidRPr="009D491B" w:rsidRDefault="00740474" w:rsidP="00BD7E7B">
      <w:pPr>
        <w:pStyle w:val="ListParagraph"/>
        <w:widowControl w:val="0"/>
        <w:numPr>
          <w:ilvl w:val="0"/>
          <w:numId w:val="95"/>
        </w:numPr>
        <w:tabs>
          <w:tab w:val="left" w:pos="834"/>
          <w:tab w:val="left" w:pos="836"/>
        </w:tabs>
        <w:autoSpaceDE w:val="0"/>
        <w:autoSpaceDN w:val="0"/>
        <w:spacing w:before="226" w:after="0" w:line="333" w:lineRule="auto"/>
        <w:ind w:right="525"/>
        <w:contextualSpacing w:val="0"/>
        <w:rPr>
          <w:rFonts w:ascii="Times New Roman" w:hAnsi="Times New Roman" w:cs="Times New Roman"/>
          <w:sz w:val="23"/>
        </w:rPr>
      </w:pPr>
      <w:r w:rsidRPr="009D491B">
        <w:rPr>
          <w:rFonts w:ascii="Times New Roman" w:hAnsi="Times New Roman" w:cs="Times New Roman"/>
          <w:color w:val="202020"/>
          <w:w w:val="105"/>
          <w:sz w:val="23"/>
        </w:rPr>
        <w:t>Season/weathersanitycheck—Doesvegetation,clothing,orlightingmatchthepurporteddate and location?</w:t>
      </w:r>
    </w:p>
    <w:p w:rsidR="00740474" w:rsidRPr="009D491B" w:rsidRDefault="00740474" w:rsidP="00740474">
      <w:pPr>
        <w:pStyle w:val="ListParagraph"/>
        <w:spacing w:line="333" w:lineRule="auto"/>
        <w:rPr>
          <w:rFonts w:ascii="Times New Roman" w:hAnsi="Times New Roman" w:cs="Times New Roman"/>
          <w:sz w:val="23"/>
        </w:rPr>
        <w:sectPr w:rsidR="00740474" w:rsidRPr="009D491B">
          <w:pgSz w:w="12240" w:h="15840"/>
          <w:pgMar w:top="480" w:right="360" w:bottom="460" w:left="360" w:header="284" w:footer="275" w:gutter="0"/>
          <w:cols w:space="720"/>
        </w:sectPr>
      </w:pPr>
    </w:p>
    <w:p w:rsidR="00740474" w:rsidRPr="009D491B" w:rsidRDefault="00740474" w:rsidP="00BD7E7B">
      <w:pPr>
        <w:pStyle w:val="ListParagraph"/>
        <w:widowControl w:val="0"/>
        <w:numPr>
          <w:ilvl w:val="0"/>
          <w:numId w:val="95"/>
        </w:numPr>
        <w:tabs>
          <w:tab w:val="left" w:pos="834"/>
          <w:tab w:val="left" w:pos="836"/>
        </w:tabs>
        <w:autoSpaceDE w:val="0"/>
        <w:autoSpaceDN w:val="0"/>
        <w:spacing w:before="122" w:after="0" w:line="333" w:lineRule="auto"/>
        <w:ind w:right="908"/>
        <w:contextualSpacing w:val="0"/>
        <w:rPr>
          <w:rFonts w:ascii="Times New Roman" w:hAnsi="Times New Roman" w:cs="Times New Roman"/>
          <w:sz w:val="23"/>
        </w:rPr>
      </w:pPr>
      <w:r w:rsidRPr="009D491B">
        <w:rPr>
          <w:rFonts w:ascii="Times New Roman" w:hAnsi="Times New Roman" w:cs="Times New Roman"/>
          <w:color w:val="202020"/>
          <w:w w:val="105"/>
          <w:sz w:val="23"/>
        </w:rPr>
        <w:lastRenderedPageBreak/>
        <w:t>Technology timeline scan— Any devices, vehicles, or infrastructure that don’t belong in thistime period?</w:t>
      </w:r>
    </w:p>
    <w:p w:rsidR="00740474" w:rsidRPr="009D491B" w:rsidRDefault="00740474" w:rsidP="00BD7E7B">
      <w:pPr>
        <w:pStyle w:val="ListParagraph"/>
        <w:widowControl w:val="0"/>
        <w:numPr>
          <w:ilvl w:val="0"/>
          <w:numId w:val="95"/>
        </w:numPr>
        <w:tabs>
          <w:tab w:val="left" w:pos="834"/>
        </w:tabs>
        <w:autoSpaceDE w:val="0"/>
        <w:autoSpaceDN w:val="0"/>
        <w:spacing w:before="1"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Geographicgutcheck—Doesarchitecture,signage,andlandscapematchtheclaimed</w:t>
      </w:r>
      <w:r w:rsidRPr="009D491B">
        <w:rPr>
          <w:rFonts w:ascii="Times New Roman" w:hAnsi="Times New Roman" w:cs="Times New Roman"/>
          <w:color w:val="202020"/>
          <w:spacing w:val="-2"/>
          <w:w w:val="105"/>
          <w:sz w:val="23"/>
        </w:rPr>
        <w:t>location?</w:t>
      </w:r>
    </w:p>
    <w:p w:rsidR="00740474" w:rsidRPr="009D491B" w:rsidRDefault="00740474" w:rsidP="00BD7E7B">
      <w:pPr>
        <w:pStyle w:val="ListParagraph"/>
        <w:widowControl w:val="0"/>
        <w:numPr>
          <w:ilvl w:val="0"/>
          <w:numId w:val="95"/>
        </w:numPr>
        <w:tabs>
          <w:tab w:val="left" w:pos="834"/>
          <w:tab w:val="left" w:pos="836"/>
        </w:tabs>
        <w:autoSpaceDE w:val="0"/>
        <w:autoSpaceDN w:val="0"/>
        <w:spacing w:before="105" w:after="0" w:line="333" w:lineRule="auto"/>
        <w:ind w:right="445"/>
        <w:contextualSpacing w:val="0"/>
        <w:rPr>
          <w:rFonts w:ascii="Times New Roman" w:hAnsi="Times New Roman" w:cs="Times New Roman"/>
          <w:sz w:val="23"/>
        </w:rPr>
      </w:pPr>
      <w:r w:rsidRPr="009D491B">
        <w:rPr>
          <w:rFonts w:ascii="Times New Roman" w:hAnsi="Times New Roman" w:cs="Times New Roman"/>
          <w:color w:val="202020"/>
          <w:w w:val="105"/>
          <w:sz w:val="23"/>
        </w:rPr>
        <w:t>Sourcecredibilityflashassessment —Doesthecontent’soriginalignwithitssophisticationand access requirements?</w:t>
      </w:r>
    </w:p>
    <w:p w:rsidR="00740474" w:rsidRPr="009D491B" w:rsidRDefault="00740474" w:rsidP="00740474">
      <w:pPr>
        <w:pStyle w:val="BodyText"/>
        <w:spacing w:before="225" w:line="333" w:lineRule="auto"/>
        <w:ind w:left="434" w:right="470"/>
        <w:rPr>
          <w:rFonts w:ascii="Times New Roman" w:hAnsi="Times New Roman" w:cs="Times New Roman"/>
        </w:rPr>
      </w:pPr>
      <w:r w:rsidRPr="009D491B">
        <w:rPr>
          <w:rFonts w:ascii="Times New Roman" w:hAnsi="Times New Roman" w:cs="Times New Roman"/>
          <w:color w:val="202020"/>
          <w:w w:val="105"/>
        </w:rPr>
        <w:t>Five-MinuteTechnicalVerification(StandardStories):Thisdeeperanalysisleveragesyourresearch skills to cross-reference claims against veriﬁable facts. AI struggles with the interconnected natureofreal-worldevents,creatingcontentthatpassesvisualinspectionbutfailslogicalscrutinywhen compared to external data sources.</w:t>
      </w:r>
    </w:p>
    <w:p w:rsidR="00740474" w:rsidRPr="009D491B" w:rsidRDefault="00740474" w:rsidP="00BD7E7B">
      <w:pPr>
        <w:pStyle w:val="ListParagraph"/>
        <w:widowControl w:val="0"/>
        <w:numPr>
          <w:ilvl w:val="0"/>
          <w:numId w:val="94"/>
        </w:numPr>
        <w:tabs>
          <w:tab w:val="left" w:pos="834"/>
          <w:tab w:val="left" w:pos="836"/>
        </w:tabs>
        <w:autoSpaceDE w:val="0"/>
        <w:autoSpaceDN w:val="0"/>
        <w:spacing w:before="241" w:after="0" w:line="333" w:lineRule="auto"/>
        <w:ind w:right="437"/>
        <w:contextualSpacing w:val="0"/>
        <w:rPr>
          <w:rFonts w:ascii="Times New Roman" w:hAnsi="Times New Roman" w:cs="Times New Roman"/>
          <w:sz w:val="23"/>
        </w:rPr>
      </w:pPr>
      <w:r w:rsidRPr="009D491B">
        <w:rPr>
          <w:rFonts w:ascii="Times New Roman" w:hAnsi="Times New Roman" w:cs="Times New Roman"/>
          <w:color w:val="202020"/>
          <w:w w:val="105"/>
          <w:sz w:val="23"/>
        </w:rPr>
        <w:t>Historical weather verification— Check archived weather data for claimed date/location againstvisible conditions.</w:t>
      </w:r>
    </w:p>
    <w:p w:rsidR="00740474" w:rsidRPr="009D491B" w:rsidRDefault="00740474" w:rsidP="00BD7E7B">
      <w:pPr>
        <w:pStyle w:val="ListParagraph"/>
        <w:widowControl w:val="0"/>
        <w:numPr>
          <w:ilvl w:val="0"/>
          <w:numId w:val="94"/>
        </w:numPr>
        <w:tabs>
          <w:tab w:val="left" w:pos="834"/>
          <w:tab w:val="left" w:pos="836"/>
        </w:tabs>
        <w:autoSpaceDE w:val="0"/>
        <w:autoSpaceDN w:val="0"/>
        <w:spacing w:before="1" w:after="0" w:line="321" w:lineRule="auto"/>
        <w:ind w:right="1879"/>
        <w:contextualSpacing w:val="0"/>
        <w:rPr>
          <w:rFonts w:ascii="Times New Roman" w:hAnsi="Times New Roman" w:cs="Times New Roman"/>
          <w:sz w:val="23"/>
        </w:rPr>
      </w:pPr>
      <w:r w:rsidRPr="009D491B">
        <w:rPr>
          <w:rFonts w:ascii="Times New Roman" w:hAnsi="Times New Roman" w:cs="Times New Roman"/>
          <w:color w:val="202020"/>
          <w:w w:val="105"/>
          <w:sz w:val="23"/>
        </w:rPr>
        <w:t>Architecturallandmarkcross-reference —Verifythatvisiblebuildings,signs,and infrastructure exist at the claimed location.</w:t>
      </w:r>
    </w:p>
    <w:p w:rsidR="00740474" w:rsidRPr="009D491B" w:rsidRDefault="00740474" w:rsidP="00BD7E7B">
      <w:pPr>
        <w:pStyle w:val="ListParagraph"/>
        <w:widowControl w:val="0"/>
        <w:numPr>
          <w:ilvl w:val="0"/>
          <w:numId w:val="94"/>
        </w:numPr>
        <w:tabs>
          <w:tab w:val="left" w:pos="834"/>
          <w:tab w:val="left" w:pos="836"/>
        </w:tabs>
        <w:autoSpaceDE w:val="0"/>
        <w:autoSpaceDN w:val="0"/>
        <w:spacing w:before="12" w:after="0" w:line="333" w:lineRule="auto"/>
        <w:ind w:right="738"/>
        <w:contextualSpacing w:val="0"/>
        <w:rPr>
          <w:rFonts w:ascii="Times New Roman" w:hAnsi="Times New Roman" w:cs="Times New Roman"/>
          <w:sz w:val="23"/>
        </w:rPr>
      </w:pPr>
      <w:r w:rsidRPr="009D491B">
        <w:rPr>
          <w:rFonts w:ascii="Times New Roman" w:hAnsi="Times New Roman" w:cs="Times New Roman"/>
          <w:color w:val="202020"/>
          <w:w w:val="105"/>
          <w:sz w:val="23"/>
        </w:rPr>
        <w:t>Culturalelementsaudit —Conﬁrmthatclothingstyles,behaviors,andsocialdynamicsmatch geographic/cultural context.</w:t>
      </w:r>
    </w:p>
    <w:p w:rsidR="00740474" w:rsidRPr="009D491B" w:rsidRDefault="00740474" w:rsidP="00BD7E7B">
      <w:pPr>
        <w:pStyle w:val="ListParagraph"/>
        <w:widowControl w:val="0"/>
        <w:numPr>
          <w:ilvl w:val="0"/>
          <w:numId w:val="94"/>
        </w:numPr>
        <w:tabs>
          <w:tab w:val="left" w:pos="834"/>
          <w:tab w:val="left" w:pos="836"/>
        </w:tabs>
        <w:autoSpaceDE w:val="0"/>
        <w:autoSpaceDN w:val="0"/>
        <w:spacing w:after="0" w:line="333" w:lineRule="auto"/>
        <w:ind w:right="1022"/>
        <w:contextualSpacing w:val="0"/>
        <w:rPr>
          <w:rFonts w:ascii="Times New Roman" w:hAnsi="Times New Roman" w:cs="Times New Roman"/>
          <w:sz w:val="23"/>
        </w:rPr>
      </w:pPr>
      <w:r w:rsidRPr="009D491B">
        <w:rPr>
          <w:rFonts w:ascii="Times New Roman" w:hAnsi="Times New Roman" w:cs="Times New Roman"/>
          <w:color w:val="202020"/>
          <w:w w:val="105"/>
          <w:sz w:val="23"/>
        </w:rPr>
        <w:t xml:space="preserve">Timelineprobabilityassessment —Researchwhetherclaimedeventscouldlogicallyoccur </w:t>
      </w:r>
      <w:r w:rsidRPr="009D491B">
        <w:rPr>
          <w:rFonts w:ascii="Times New Roman" w:hAnsi="Times New Roman" w:cs="Times New Roman"/>
          <w:color w:val="202020"/>
          <w:spacing w:val="-2"/>
          <w:w w:val="105"/>
          <w:sz w:val="23"/>
        </w:rPr>
        <w:t>simultaneously.</w:t>
      </w:r>
    </w:p>
    <w:p w:rsidR="00740474" w:rsidRPr="009D491B" w:rsidRDefault="00740474" w:rsidP="00BD7E7B">
      <w:pPr>
        <w:pStyle w:val="ListParagraph"/>
        <w:widowControl w:val="0"/>
        <w:numPr>
          <w:ilvl w:val="0"/>
          <w:numId w:val="94"/>
        </w:numPr>
        <w:tabs>
          <w:tab w:val="left" w:pos="834"/>
          <w:tab w:val="left" w:pos="836"/>
        </w:tabs>
        <w:autoSpaceDE w:val="0"/>
        <w:autoSpaceDN w:val="0"/>
        <w:spacing w:before="1" w:after="0" w:line="333" w:lineRule="auto"/>
        <w:ind w:right="563"/>
        <w:contextualSpacing w:val="0"/>
        <w:rPr>
          <w:rFonts w:ascii="Times New Roman" w:hAnsi="Times New Roman" w:cs="Times New Roman"/>
          <w:sz w:val="23"/>
        </w:rPr>
      </w:pPr>
      <w:r w:rsidRPr="009D491B">
        <w:rPr>
          <w:rFonts w:ascii="Times New Roman" w:hAnsi="Times New Roman" w:cs="Times New Roman"/>
          <w:color w:val="202020"/>
          <w:sz w:val="23"/>
        </w:rPr>
        <w:t>Sourcepatternanalysis —Maphowcontentspreadscomparedwithtypicaldistributionpatterns for similar events.</w:t>
      </w:r>
    </w:p>
    <w:p w:rsidR="00740474" w:rsidRPr="009D491B" w:rsidRDefault="00740474" w:rsidP="00BD7E7B">
      <w:pPr>
        <w:pStyle w:val="ListParagraph"/>
        <w:widowControl w:val="0"/>
        <w:numPr>
          <w:ilvl w:val="0"/>
          <w:numId w:val="94"/>
        </w:numPr>
        <w:tabs>
          <w:tab w:val="left" w:pos="834"/>
          <w:tab w:val="left" w:pos="836"/>
        </w:tabs>
        <w:autoSpaceDE w:val="0"/>
        <w:autoSpaceDN w:val="0"/>
        <w:spacing w:after="0" w:line="333" w:lineRule="auto"/>
        <w:ind w:right="961"/>
        <w:contextualSpacing w:val="0"/>
        <w:rPr>
          <w:rFonts w:ascii="Times New Roman" w:hAnsi="Times New Roman" w:cs="Times New Roman"/>
          <w:sz w:val="23"/>
        </w:rPr>
      </w:pPr>
      <w:r w:rsidRPr="009D491B">
        <w:rPr>
          <w:rFonts w:ascii="Times New Roman" w:hAnsi="Times New Roman" w:cs="Times New Roman"/>
          <w:color w:val="202020"/>
          <w:w w:val="105"/>
          <w:sz w:val="23"/>
        </w:rPr>
        <w:t>Multiple angle search— Look for other documentation of the same event from independent</w:t>
      </w:r>
      <w:r w:rsidRPr="009D491B">
        <w:rPr>
          <w:rFonts w:ascii="Times New Roman" w:hAnsi="Times New Roman" w:cs="Times New Roman"/>
          <w:color w:val="202020"/>
          <w:spacing w:val="-2"/>
          <w:w w:val="105"/>
          <w:sz w:val="23"/>
        </w:rPr>
        <w:t>sources.</w:t>
      </w:r>
    </w:p>
    <w:p w:rsidR="00740474" w:rsidRPr="009D491B" w:rsidRDefault="00740474" w:rsidP="00740474">
      <w:pPr>
        <w:pStyle w:val="BodyText"/>
        <w:spacing w:before="225" w:line="333" w:lineRule="auto"/>
        <w:ind w:left="434" w:right="384"/>
        <w:rPr>
          <w:rFonts w:ascii="Times New Roman" w:hAnsi="Times New Roman" w:cs="Times New Roman"/>
        </w:rPr>
      </w:pPr>
      <w:r w:rsidRPr="009D491B">
        <w:rPr>
          <w:rFonts w:ascii="Times New Roman" w:hAnsi="Times New Roman" w:cs="Times New Roman"/>
          <w:color w:val="202020"/>
          <w:w w:val="105"/>
        </w:rPr>
        <w:t>DeepInvestigation(High-StakesReporting):Forcriticalstories,treatcontextualcluesaspiecesina forensic puzzle, each requiring systematic veriﬁcation against established facts. This comprehensive approach builds a probability matrix based on multiple logical inconsistencies rather than single deﬁnitive proof points.</w:t>
      </w:r>
    </w:p>
    <w:p w:rsidR="00740474" w:rsidRPr="009D491B" w:rsidRDefault="00740474" w:rsidP="00BD7E7B">
      <w:pPr>
        <w:pStyle w:val="ListParagraph"/>
        <w:widowControl w:val="0"/>
        <w:numPr>
          <w:ilvl w:val="0"/>
          <w:numId w:val="93"/>
        </w:numPr>
        <w:tabs>
          <w:tab w:val="left" w:pos="834"/>
          <w:tab w:val="left" w:pos="836"/>
        </w:tabs>
        <w:autoSpaceDE w:val="0"/>
        <w:autoSpaceDN w:val="0"/>
        <w:spacing w:before="241" w:after="0" w:line="333" w:lineRule="auto"/>
        <w:ind w:right="681"/>
        <w:contextualSpacing w:val="0"/>
        <w:rPr>
          <w:rFonts w:ascii="Times New Roman" w:hAnsi="Times New Roman" w:cs="Times New Roman"/>
          <w:sz w:val="23"/>
        </w:rPr>
      </w:pPr>
      <w:r w:rsidRPr="009D491B">
        <w:rPr>
          <w:rFonts w:ascii="Times New Roman" w:hAnsi="Times New Roman" w:cs="Times New Roman"/>
          <w:color w:val="202020"/>
          <w:w w:val="105"/>
          <w:sz w:val="23"/>
        </w:rPr>
        <w:t>Comprehensivetimelinereconstruction —Buildadetailedchronologyofclaimedeventsand cross-reference all visual elements.</w:t>
      </w:r>
    </w:p>
    <w:p w:rsidR="00740474" w:rsidRPr="009D491B" w:rsidRDefault="00740474" w:rsidP="00BD7E7B">
      <w:pPr>
        <w:pStyle w:val="ListParagraph"/>
        <w:widowControl w:val="0"/>
        <w:numPr>
          <w:ilvl w:val="0"/>
          <w:numId w:val="93"/>
        </w:numPr>
        <w:tabs>
          <w:tab w:val="left" w:pos="834"/>
          <w:tab w:val="left" w:pos="836"/>
        </w:tabs>
        <w:autoSpaceDE w:val="0"/>
        <w:autoSpaceDN w:val="0"/>
        <w:spacing w:before="1" w:after="0" w:line="333" w:lineRule="auto"/>
        <w:ind w:right="575"/>
        <w:contextualSpacing w:val="0"/>
        <w:rPr>
          <w:rFonts w:ascii="Times New Roman" w:hAnsi="Times New Roman" w:cs="Times New Roman"/>
          <w:sz w:val="23"/>
        </w:rPr>
      </w:pPr>
      <w:r w:rsidRPr="009D491B">
        <w:rPr>
          <w:rFonts w:ascii="Times New Roman" w:hAnsi="Times New Roman" w:cs="Times New Roman"/>
          <w:color w:val="202020"/>
          <w:w w:val="105"/>
          <w:sz w:val="23"/>
        </w:rPr>
        <w:t>Geographicintelligenceverification —Usesatelliteimagery,streetview,andlocalexpertiseto conﬁrm location details.</w:t>
      </w:r>
    </w:p>
    <w:p w:rsidR="00740474" w:rsidRPr="009D491B" w:rsidRDefault="00740474" w:rsidP="00BD7E7B">
      <w:pPr>
        <w:pStyle w:val="ListParagraph"/>
        <w:widowControl w:val="0"/>
        <w:numPr>
          <w:ilvl w:val="0"/>
          <w:numId w:val="93"/>
        </w:numPr>
        <w:tabs>
          <w:tab w:val="left" w:pos="834"/>
          <w:tab w:val="left" w:pos="836"/>
        </w:tabs>
        <w:autoSpaceDE w:val="0"/>
        <w:autoSpaceDN w:val="0"/>
        <w:spacing w:after="0" w:line="333" w:lineRule="auto"/>
        <w:ind w:right="1145"/>
        <w:contextualSpacing w:val="0"/>
        <w:rPr>
          <w:rFonts w:ascii="Times New Roman" w:hAnsi="Times New Roman" w:cs="Times New Roman"/>
          <w:sz w:val="23"/>
        </w:rPr>
      </w:pPr>
      <w:r w:rsidRPr="009D491B">
        <w:rPr>
          <w:rFonts w:ascii="Times New Roman" w:hAnsi="Times New Roman" w:cs="Times New Roman"/>
          <w:color w:val="202020"/>
          <w:w w:val="105"/>
          <w:sz w:val="23"/>
        </w:rPr>
        <w:t>Seasonal/environmentalforensics —Consultbotanicalexperts,meteorologists,andlocal sources about environmental conditions.</w:t>
      </w:r>
    </w:p>
    <w:p w:rsidR="00740474" w:rsidRPr="009D491B" w:rsidRDefault="00740474" w:rsidP="00BD7E7B">
      <w:pPr>
        <w:pStyle w:val="ListParagraph"/>
        <w:widowControl w:val="0"/>
        <w:numPr>
          <w:ilvl w:val="0"/>
          <w:numId w:val="93"/>
        </w:numPr>
        <w:tabs>
          <w:tab w:val="left" w:pos="834"/>
        </w:tabs>
        <w:autoSpaceDE w:val="0"/>
        <w:autoSpaceDN w:val="0"/>
        <w:spacing w:after="0" w:line="255" w:lineRule="exact"/>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Culturalauthenticityassessment—Interviewregionalexpertsaboutbehavioralnorms,</w:t>
      </w:r>
      <w:r w:rsidRPr="009D491B">
        <w:rPr>
          <w:rFonts w:ascii="Times New Roman" w:hAnsi="Times New Roman" w:cs="Times New Roman"/>
          <w:color w:val="202020"/>
          <w:spacing w:val="-4"/>
          <w:w w:val="105"/>
          <w:sz w:val="23"/>
        </w:rPr>
        <w:t>dress</w:t>
      </w:r>
    </w:p>
    <w:p w:rsidR="00740474" w:rsidRPr="009D491B" w:rsidRDefault="00740474" w:rsidP="00740474">
      <w:pPr>
        <w:pStyle w:val="BodyText"/>
        <w:spacing w:before="105"/>
        <w:ind w:left="836"/>
        <w:rPr>
          <w:rFonts w:ascii="Times New Roman" w:hAnsi="Times New Roman" w:cs="Times New Roman"/>
        </w:rPr>
      </w:pPr>
      <w:r w:rsidRPr="009D491B">
        <w:rPr>
          <w:rFonts w:ascii="Times New Roman" w:hAnsi="Times New Roman" w:cs="Times New Roman"/>
          <w:color w:val="202020"/>
          <w:w w:val="105"/>
        </w:rPr>
        <w:t>codes,andsocialcustomsvisiblein</w:t>
      </w:r>
      <w:r w:rsidRPr="009D491B">
        <w:rPr>
          <w:rFonts w:ascii="Times New Roman" w:hAnsi="Times New Roman" w:cs="Times New Roman"/>
          <w:color w:val="202020"/>
          <w:spacing w:val="-2"/>
          <w:w w:val="105"/>
        </w:rPr>
        <w:t>content.</w:t>
      </w:r>
    </w:p>
    <w:p w:rsidR="00740474" w:rsidRPr="009D491B" w:rsidRDefault="00740474" w:rsidP="00BD7E7B">
      <w:pPr>
        <w:pStyle w:val="ListParagraph"/>
        <w:widowControl w:val="0"/>
        <w:numPr>
          <w:ilvl w:val="0"/>
          <w:numId w:val="93"/>
        </w:numPr>
        <w:tabs>
          <w:tab w:val="left" w:pos="834"/>
          <w:tab w:val="left" w:pos="836"/>
        </w:tabs>
        <w:autoSpaceDE w:val="0"/>
        <w:autoSpaceDN w:val="0"/>
        <w:spacing w:before="106" w:after="0" w:line="333" w:lineRule="auto"/>
        <w:ind w:right="1067"/>
        <w:contextualSpacing w:val="0"/>
        <w:rPr>
          <w:rFonts w:ascii="Times New Roman" w:hAnsi="Times New Roman" w:cs="Times New Roman"/>
          <w:sz w:val="23"/>
        </w:rPr>
      </w:pPr>
      <w:r w:rsidRPr="009D491B">
        <w:rPr>
          <w:rFonts w:ascii="Times New Roman" w:hAnsi="Times New Roman" w:cs="Times New Roman"/>
          <w:color w:val="202020"/>
          <w:w w:val="105"/>
          <w:sz w:val="23"/>
        </w:rPr>
        <w:t>Technologyanachronismanalysis —Verifythatallvisibledevices,vehicles,infrastructure existed at claimed time and place.</w:t>
      </w:r>
    </w:p>
    <w:p w:rsidR="00740474" w:rsidRPr="009D491B" w:rsidRDefault="00740474" w:rsidP="00740474">
      <w:pPr>
        <w:pStyle w:val="ListParagraph"/>
        <w:spacing w:line="333" w:lineRule="auto"/>
        <w:rPr>
          <w:rFonts w:ascii="Times New Roman" w:hAnsi="Times New Roman" w:cs="Times New Roman"/>
          <w:sz w:val="23"/>
        </w:rPr>
        <w:sectPr w:rsidR="00740474" w:rsidRPr="009D491B">
          <w:pgSz w:w="12240" w:h="15840"/>
          <w:pgMar w:top="480" w:right="360" w:bottom="460" w:left="360" w:header="284" w:footer="275" w:gutter="0"/>
          <w:cols w:space="720"/>
        </w:sectPr>
      </w:pPr>
    </w:p>
    <w:p w:rsidR="00740474" w:rsidRPr="009D491B" w:rsidRDefault="00740474" w:rsidP="00BD7E7B">
      <w:pPr>
        <w:pStyle w:val="ListParagraph"/>
        <w:widowControl w:val="0"/>
        <w:numPr>
          <w:ilvl w:val="0"/>
          <w:numId w:val="93"/>
        </w:numPr>
        <w:tabs>
          <w:tab w:val="left" w:pos="834"/>
          <w:tab w:val="left" w:pos="836"/>
        </w:tabs>
        <w:autoSpaceDE w:val="0"/>
        <w:autoSpaceDN w:val="0"/>
        <w:spacing w:before="122" w:after="0" w:line="333" w:lineRule="auto"/>
        <w:ind w:right="423"/>
        <w:contextualSpacing w:val="0"/>
        <w:rPr>
          <w:rFonts w:ascii="Times New Roman" w:hAnsi="Times New Roman" w:cs="Times New Roman"/>
          <w:sz w:val="23"/>
        </w:rPr>
      </w:pPr>
      <w:r w:rsidRPr="009D491B">
        <w:rPr>
          <w:rFonts w:ascii="Times New Roman" w:hAnsi="Times New Roman" w:cs="Times New Roman"/>
          <w:color w:val="202020"/>
          <w:w w:val="105"/>
          <w:sz w:val="23"/>
        </w:rPr>
        <w:lastRenderedPageBreak/>
        <w:t>Source chain investigation— Trace complete distribution history and compare to known patterns for similar authentic events.</w:t>
      </w:r>
    </w:p>
    <w:p w:rsidR="00740474" w:rsidRPr="009D491B" w:rsidRDefault="00740474" w:rsidP="00BD7E7B">
      <w:pPr>
        <w:pStyle w:val="ListParagraph"/>
        <w:widowControl w:val="0"/>
        <w:numPr>
          <w:ilvl w:val="0"/>
          <w:numId w:val="93"/>
        </w:numPr>
        <w:tabs>
          <w:tab w:val="left" w:pos="834"/>
          <w:tab w:val="left" w:pos="836"/>
        </w:tabs>
        <w:autoSpaceDE w:val="0"/>
        <w:autoSpaceDN w:val="0"/>
        <w:spacing w:before="1" w:after="0" w:line="333" w:lineRule="auto"/>
        <w:ind w:right="699"/>
        <w:contextualSpacing w:val="0"/>
        <w:rPr>
          <w:rFonts w:ascii="Times New Roman" w:hAnsi="Times New Roman" w:cs="Times New Roman"/>
          <w:sz w:val="23"/>
        </w:rPr>
      </w:pPr>
      <w:r w:rsidRPr="009D491B">
        <w:rPr>
          <w:rFonts w:ascii="Times New Roman" w:hAnsi="Times New Roman" w:cs="Times New Roman"/>
          <w:color w:val="202020"/>
          <w:w w:val="105"/>
          <w:sz w:val="23"/>
        </w:rPr>
        <w:t>Expertconsultationnetwork —Engagelocaljournalists,academics,andoﬃcialsfamiliarwith claimed location or situation.</w:t>
      </w:r>
    </w:p>
    <w:p w:rsidR="00740474" w:rsidRPr="009D491B" w:rsidRDefault="00740474" w:rsidP="00BD7E7B">
      <w:pPr>
        <w:pStyle w:val="ListParagraph"/>
        <w:widowControl w:val="0"/>
        <w:numPr>
          <w:ilvl w:val="0"/>
          <w:numId w:val="93"/>
        </w:numPr>
        <w:tabs>
          <w:tab w:val="left" w:pos="834"/>
          <w:tab w:val="left" w:pos="836"/>
        </w:tabs>
        <w:autoSpaceDE w:val="0"/>
        <w:autoSpaceDN w:val="0"/>
        <w:spacing w:after="0" w:line="333" w:lineRule="auto"/>
        <w:ind w:right="1197"/>
        <w:contextualSpacing w:val="0"/>
        <w:rPr>
          <w:rFonts w:ascii="Times New Roman" w:hAnsi="Times New Roman" w:cs="Times New Roman"/>
          <w:sz w:val="23"/>
        </w:rPr>
      </w:pPr>
      <w:r w:rsidRPr="009D491B">
        <w:rPr>
          <w:rFonts w:ascii="Times New Roman" w:hAnsi="Times New Roman" w:cs="Times New Roman"/>
          <w:color w:val="202020"/>
          <w:w w:val="105"/>
          <w:sz w:val="23"/>
        </w:rPr>
        <w:t>Probabilitymatrixconstruction —Scoreeachlogicalelementandbuildacomprehensive assessment of content authenticity.</w:t>
      </w:r>
    </w:p>
    <w:p w:rsidR="00740474" w:rsidRPr="009D491B" w:rsidRDefault="00740474" w:rsidP="00740474">
      <w:pPr>
        <w:pStyle w:val="BodyText"/>
        <w:spacing w:before="233"/>
        <w:rPr>
          <w:rFonts w:ascii="Times New Roman" w:hAnsi="Times New Roman" w:cs="Times New Roman"/>
        </w:rPr>
      </w:pPr>
    </w:p>
    <w:p w:rsidR="00740474" w:rsidRPr="009D491B" w:rsidRDefault="00740474" w:rsidP="00740474">
      <w:pPr>
        <w:pStyle w:val="Heading2"/>
        <w:rPr>
          <w:rFonts w:ascii="Times New Roman" w:hAnsi="Times New Roman" w:cs="Times New Roman"/>
        </w:rPr>
      </w:pPr>
      <w:r w:rsidRPr="009D491B">
        <w:rPr>
          <w:rFonts w:ascii="Times New Roman" w:hAnsi="Times New Roman" w:cs="Times New Roman"/>
          <w:color w:val="202020"/>
          <w:w w:val="110"/>
        </w:rPr>
        <w:t>Category6:BehavioralPatternRecognition—WhenAIGetsHumans</w:t>
      </w:r>
      <w:r w:rsidRPr="009D491B">
        <w:rPr>
          <w:rFonts w:ascii="Times New Roman" w:hAnsi="Times New Roman" w:cs="Times New Roman"/>
          <w:color w:val="202020"/>
          <w:spacing w:val="-4"/>
          <w:w w:val="110"/>
        </w:rPr>
        <w:t>Wrong</w:t>
      </w:r>
    </w:p>
    <w:p w:rsidR="00740474" w:rsidRPr="009D491B" w:rsidRDefault="00740474" w:rsidP="00740474">
      <w:pPr>
        <w:pStyle w:val="BodyText"/>
        <w:spacing w:before="49"/>
        <w:rPr>
          <w:rFonts w:ascii="Times New Roman" w:hAnsi="Times New Roman" w:cs="Times New Roman"/>
          <w:sz w:val="20"/>
        </w:rPr>
      </w:pPr>
      <w:r w:rsidRPr="009D491B">
        <w:rPr>
          <w:rFonts w:ascii="Times New Roman" w:hAnsi="Times New Roman" w:cs="Times New Roman"/>
          <w:sz w:val="20"/>
        </w:rPr>
        <w:pict>
          <v:rect id="docshape26" o:spid="_x0000_s1047" style="position:absolute;margin-left:119.6pt;margin-top:15.4pt;width:374.25pt;height:205.5pt;z-index:-251644928;mso-wrap-distance-left:0;mso-wrap-distance-right:0;mso-position-horizontal-relative:page" filled="f" strokecolor="#e7e7e7">
            <w10:wrap type="topAndBottom" anchorx="page"/>
          </v:rect>
        </w:pict>
      </w:r>
    </w:p>
    <w:p w:rsidR="00740474" w:rsidRPr="009D491B" w:rsidRDefault="00740474" w:rsidP="00740474">
      <w:pPr>
        <w:spacing w:before="150" w:line="256" w:lineRule="auto"/>
        <w:ind w:left="2017" w:right="2122"/>
        <w:rPr>
          <w:rFonts w:ascii="Times New Roman" w:hAnsi="Times New Roman" w:cs="Times New Roman"/>
          <w:sz w:val="18"/>
        </w:rPr>
      </w:pPr>
      <w:r w:rsidRPr="009D491B">
        <w:rPr>
          <w:rFonts w:ascii="Times New Roman" w:hAnsi="Times New Roman" w:cs="Times New Roman"/>
          <w:color w:val="666666"/>
          <w:sz w:val="18"/>
        </w:rPr>
        <w:t>AI-generatred image purporting to show protesters marching in a city street. Image: Henk van Ess</w:t>
      </w:r>
    </w:p>
    <w:p w:rsidR="00740474" w:rsidRPr="009D491B" w:rsidRDefault="00740474" w:rsidP="00740474">
      <w:pPr>
        <w:pStyle w:val="BodyText"/>
        <w:spacing w:before="19"/>
        <w:rPr>
          <w:rFonts w:ascii="Times New Roman" w:hAnsi="Times New Roman" w:cs="Times New Roman"/>
          <w:sz w:val="18"/>
        </w:rPr>
      </w:pPr>
    </w:p>
    <w:p w:rsidR="00740474" w:rsidRPr="009D491B" w:rsidRDefault="00740474" w:rsidP="00740474">
      <w:pPr>
        <w:pStyle w:val="BodyText"/>
        <w:spacing w:line="333" w:lineRule="auto"/>
        <w:ind w:left="434" w:right="476"/>
        <w:rPr>
          <w:rFonts w:ascii="Times New Roman" w:hAnsi="Times New Roman" w:cs="Times New Roman"/>
        </w:rPr>
      </w:pPr>
      <w:r w:rsidRPr="009D491B">
        <w:rPr>
          <w:rFonts w:ascii="Times New Roman" w:hAnsi="Times New Roman" w:cs="Times New Roman"/>
          <w:color w:val="202020"/>
          <w:w w:val="105"/>
        </w:rPr>
        <w:t>The Narrative:AI can replicate human appearance but struggles with authentic human behavior, social dynamics, and natural interaction patterns. This creates detectable inconsistencies in crowd scenes, group dynamics, and individual behavior that trained observers can spot.</w:t>
      </w:r>
    </w:p>
    <w:p w:rsidR="00740474" w:rsidRPr="009D491B" w:rsidRDefault="00740474" w:rsidP="00740474">
      <w:pPr>
        <w:pStyle w:val="BodyText"/>
        <w:spacing w:before="241" w:line="328" w:lineRule="auto"/>
        <w:ind w:left="434"/>
        <w:rPr>
          <w:rFonts w:ascii="Times New Roman" w:hAnsi="Times New Roman" w:cs="Times New Roman"/>
        </w:rPr>
      </w:pPr>
      <w:r w:rsidRPr="009D491B">
        <w:rPr>
          <w:rFonts w:ascii="Times New Roman" w:hAnsi="Times New Roman" w:cs="Times New Roman"/>
          <w:color w:val="202020"/>
          <w:w w:val="105"/>
        </w:rPr>
        <w:t>30-SecondRedFlagCheck(BreakingNews):AIcreatescrowdsthatlookrealisticatﬁrstglancebut betraytheirinauthenticitythroughunnaturalbehaviorpatterns.Inbreakingnewssituations,focuson whether people are acting like real humans would under the given circumstances, not digital actors following programmed behaviors.</w:t>
      </w:r>
    </w:p>
    <w:p w:rsidR="00740474" w:rsidRPr="009D491B" w:rsidRDefault="00740474" w:rsidP="00BD7E7B">
      <w:pPr>
        <w:pStyle w:val="ListParagraph"/>
        <w:widowControl w:val="0"/>
        <w:numPr>
          <w:ilvl w:val="0"/>
          <w:numId w:val="92"/>
        </w:numPr>
        <w:tabs>
          <w:tab w:val="left" w:pos="834"/>
          <w:tab w:val="left" w:pos="836"/>
        </w:tabs>
        <w:autoSpaceDE w:val="0"/>
        <w:autoSpaceDN w:val="0"/>
        <w:spacing w:before="247" w:after="0" w:line="333" w:lineRule="auto"/>
        <w:ind w:right="1043"/>
        <w:contextualSpacing w:val="0"/>
        <w:rPr>
          <w:rFonts w:ascii="Times New Roman" w:hAnsi="Times New Roman" w:cs="Times New Roman"/>
          <w:sz w:val="23"/>
        </w:rPr>
      </w:pPr>
      <w:r w:rsidRPr="009D491B">
        <w:rPr>
          <w:rFonts w:ascii="Times New Roman" w:hAnsi="Times New Roman" w:cs="Times New Roman"/>
          <w:color w:val="202020"/>
          <w:w w:val="105"/>
          <w:sz w:val="23"/>
        </w:rPr>
        <w:t>Crowd uniformity scan— Are there too many people of similar age, appearance, or style of</w:t>
      </w:r>
      <w:r w:rsidRPr="009D491B">
        <w:rPr>
          <w:rFonts w:ascii="Times New Roman" w:hAnsi="Times New Roman" w:cs="Times New Roman"/>
          <w:color w:val="202020"/>
          <w:spacing w:val="-2"/>
          <w:w w:val="105"/>
          <w:sz w:val="23"/>
        </w:rPr>
        <w:t>dress?</w:t>
      </w:r>
    </w:p>
    <w:p w:rsidR="00740474" w:rsidRPr="009D491B" w:rsidRDefault="00740474" w:rsidP="00BD7E7B">
      <w:pPr>
        <w:pStyle w:val="ListParagraph"/>
        <w:widowControl w:val="0"/>
        <w:numPr>
          <w:ilvl w:val="0"/>
          <w:numId w:val="92"/>
        </w:numPr>
        <w:tabs>
          <w:tab w:val="left" w:pos="834"/>
          <w:tab w:val="left" w:pos="836"/>
        </w:tabs>
        <w:autoSpaceDE w:val="0"/>
        <w:autoSpaceDN w:val="0"/>
        <w:spacing w:before="1" w:after="0" w:line="333" w:lineRule="auto"/>
        <w:ind w:right="911"/>
        <w:contextualSpacing w:val="0"/>
        <w:rPr>
          <w:rFonts w:ascii="Times New Roman" w:hAnsi="Times New Roman" w:cs="Times New Roman"/>
          <w:sz w:val="23"/>
        </w:rPr>
      </w:pPr>
      <w:r w:rsidRPr="009D491B">
        <w:rPr>
          <w:rFonts w:ascii="Times New Roman" w:hAnsi="Times New Roman" w:cs="Times New Roman"/>
          <w:color w:val="202020"/>
          <w:w w:val="105"/>
          <w:sz w:val="23"/>
        </w:rPr>
        <w:t>Attention pattern check— Everyone looking in the same direction or at camera, or are therenatural variations in attention?</w:t>
      </w:r>
    </w:p>
    <w:p w:rsidR="00740474" w:rsidRPr="009D491B" w:rsidRDefault="00740474" w:rsidP="00BD7E7B">
      <w:pPr>
        <w:pStyle w:val="ListParagraph"/>
        <w:widowControl w:val="0"/>
        <w:numPr>
          <w:ilvl w:val="0"/>
          <w:numId w:val="92"/>
        </w:numPr>
        <w:tabs>
          <w:tab w:val="left" w:pos="834"/>
          <w:tab w:val="left" w:pos="836"/>
        </w:tabs>
        <w:autoSpaceDE w:val="0"/>
        <w:autoSpaceDN w:val="0"/>
        <w:spacing w:after="0" w:line="333" w:lineRule="auto"/>
        <w:ind w:right="1156"/>
        <w:contextualSpacing w:val="0"/>
        <w:rPr>
          <w:rFonts w:ascii="Times New Roman" w:hAnsi="Times New Roman" w:cs="Times New Roman"/>
          <w:sz w:val="23"/>
        </w:rPr>
      </w:pPr>
      <w:r w:rsidRPr="009D491B">
        <w:rPr>
          <w:rFonts w:ascii="Times New Roman" w:hAnsi="Times New Roman" w:cs="Times New Roman"/>
          <w:color w:val="202020"/>
          <w:w w:val="105"/>
          <w:sz w:val="23"/>
        </w:rPr>
        <w:t>Emotionalauthenticitygutcheck —Dofacialexpressionsmatchthesupposedmoodand intensity of the event?</w:t>
      </w:r>
    </w:p>
    <w:p w:rsidR="00740474" w:rsidRPr="009D491B" w:rsidRDefault="00740474" w:rsidP="00BD7E7B">
      <w:pPr>
        <w:pStyle w:val="ListParagraph"/>
        <w:widowControl w:val="0"/>
        <w:numPr>
          <w:ilvl w:val="0"/>
          <w:numId w:val="92"/>
        </w:numPr>
        <w:tabs>
          <w:tab w:val="left" w:pos="834"/>
          <w:tab w:val="left" w:pos="836"/>
        </w:tabs>
        <w:autoSpaceDE w:val="0"/>
        <w:autoSpaceDN w:val="0"/>
        <w:spacing w:before="1" w:after="0" w:line="321" w:lineRule="auto"/>
        <w:ind w:right="1231"/>
        <w:contextualSpacing w:val="0"/>
        <w:rPr>
          <w:rFonts w:ascii="Times New Roman" w:hAnsi="Times New Roman" w:cs="Times New Roman"/>
          <w:sz w:val="23"/>
        </w:rPr>
      </w:pPr>
      <w:r w:rsidRPr="009D491B">
        <w:rPr>
          <w:rFonts w:ascii="Times New Roman" w:hAnsi="Times New Roman" w:cs="Times New Roman"/>
          <w:color w:val="202020"/>
          <w:w w:val="105"/>
          <w:sz w:val="23"/>
        </w:rPr>
        <w:t>Movementrealismassessment —Naturalhumanspacingandbodylanguageratherthan artiﬁcial positioning?</w:t>
      </w:r>
    </w:p>
    <w:p w:rsidR="00740474" w:rsidRPr="009D491B" w:rsidRDefault="00740474" w:rsidP="00740474">
      <w:pPr>
        <w:pStyle w:val="ListParagraph"/>
        <w:spacing w:line="321" w:lineRule="auto"/>
        <w:rPr>
          <w:rFonts w:ascii="Times New Roman" w:hAnsi="Times New Roman" w:cs="Times New Roman"/>
          <w:sz w:val="23"/>
        </w:rPr>
        <w:sectPr w:rsidR="00740474" w:rsidRPr="009D491B">
          <w:pgSz w:w="12240" w:h="15840"/>
          <w:pgMar w:top="480" w:right="360" w:bottom="460" w:left="360" w:header="284" w:footer="275" w:gutter="0"/>
          <w:cols w:space="720"/>
        </w:sectPr>
      </w:pPr>
    </w:p>
    <w:p w:rsidR="00740474" w:rsidRPr="009D491B" w:rsidRDefault="00740474" w:rsidP="00740474">
      <w:pPr>
        <w:pStyle w:val="BodyText"/>
        <w:spacing w:before="122" w:line="333" w:lineRule="auto"/>
        <w:ind w:left="434" w:right="607"/>
        <w:rPr>
          <w:rFonts w:ascii="Times New Roman" w:hAnsi="Times New Roman" w:cs="Times New Roman"/>
        </w:rPr>
      </w:pPr>
      <w:r w:rsidRPr="009D491B">
        <w:rPr>
          <w:rFonts w:ascii="Times New Roman" w:hAnsi="Times New Roman" w:cs="Times New Roman"/>
          <w:color w:val="202020"/>
          <w:w w:val="105"/>
        </w:rPr>
        <w:lastRenderedPageBreak/>
        <w:t>Five-MinuteTechnicalVerification(StandardStories): Thisanalysisleveragesyourunderstanding of human social dynamics to identify AI’s shortcomings in replicating authentic group behavior. Real crowds exhibit complex social patterns that AI training data cannot fully capture, creating detectable artiﬁcial uniformity in supposedly spontaneous gatherings.</w:t>
      </w:r>
    </w:p>
    <w:p w:rsidR="00740474" w:rsidRPr="009D491B" w:rsidRDefault="00740474" w:rsidP="00BD7E7B">
      <w:pPr>
        <w:pStyle w:val="ListParagraph"/>
        <w:widowControl w:val="0"/>
        <w:numPr>
          <w:ilvl w:val="0"/>
          <w:numId w:val="91"/>
        </w:numPr>
        <w:tabs>
          <w:tab w:val="left" w:pos="834"/>
          <w:tab w:val="left" w:pos="836"/>
        </w:tabs>
        <w:autoSpaceDE w:val="0"/>
        <w:autoSpaceDN w:val="0"/>
        <w:spacing w:before="226" w:after="0" w:line="333" w:lineRule="auto"/>
        <w:ind w:right="687"/>
        <w:contextualSpacing w:val="0"/>
        <w:rPr>
          <w:rFonts w:ascii="Times New Roman" w:hAnsi="Times New Roman" w:cs="Times New Roman"/>
          <w:sz w:val="23"/>
        </w:rPr>
      </w:pPr>
      <w:r w:rsidRPr="009D491B">
        <w:rPr>
          <w:rFonts w:ascii="Times New Roman" w:hAnsi="Times New Roman" w:cs="Times New Roman"/>
          <w:color w:val="202020"/>
          <w:w w:val="105"/>
          <w:sz w:val="23"/>
        </w:rPr>
        <w:t>Demographic diversity audit— Count age ranges, clothing styles, ethnic representation versusartiﬁcial uniformity.</w:t>
      </w:r>
    </w:p>
    <w:p w:rsidR="00740474" w:rsidRPr="009D491B" w:rsidRDefault="00740474" w:rsidP="00BD7E7B">
      <w:pPr>
        <w:pStyle w:val="ListParagraph"/>
        <w:widowControl w:val="0"/>
        <w:numPr>
          <w:ilvl w:val="0"/>
          <w:numId w:val="91"/>
        </w:numPr>
        <w:tabs>
          <w:tab w:val="left" w:pos="834"/>
          <w:tab w:val="left" w:pos="836"/>
        </w:tabs>
        <w:autoSpaceDE w:val="0"/>
        <w:autoSpaceDN w:val="0"/>
        <w:spacing w:after="0" w:line="333" w:lineRule="auto"/>
        <w:ind w:right="472"/>
        <w:contextualSpacing w:val="0"/>
        <w:rPr>
          <w:rFonts w:ascii="Times New Roman" w:hAnsi="Times New Roman" w:cs="Times New Roman"/>
          <w:sz w:val="23"/>
        </w:rPr>
      </w:pPr>
      <w:r w:rsidRPr="009D491B">
        <w:rPr>
          <w:rFonts w:ascii="Times New Roman" w:hAnsi="Times New Roman" w:cs="Times New Roman"/>
          <w:color w:val="202020"/>
          <w:w w:val="105"/>
          <w:sz w:val="23"/>
        </w:rPr>
        <w:t>Social interaction mapping— Identify genuine conversations, relationships, and group dynamicsversus staged positioning.</w:t>
      </w:r>
    </w:p>
    <w:p w:rsidR="00740474" w:rsidRPr="009D491B" w:rsidRDefault="00740474" w:rsidP="00BD7E7B">
      <w:pPr>
        <w:pStyle w:val="ListParagraph"/>
        <w:widowControl w:val="0"/>
        <w:numPr>
          <w:ilvl w:val="0"/>
          <w:numId w:val="91"/>
        </w:numPr>
        <w:tabs>
          <w:tab w:val="left" w:pos="834"/>
          <w:tab w:val="left" w:pos="836"/>
        </w:tabs>
        <w:autoSpaceDE w:val="0"/>
        <w:autoSpaceDN w:val="0"/>
        <w:spacing w:before="1" w:after="0" w:line="333" w:lineRule="auto"/>
        <w:ind w:right="933"/>
        <w:contextualSpacing w:val="0"/>
        <w:rPr>
          <w:rFonts w:ascii="Times New Roman" w:hAnsi="Times New Roman" w:cs="Times New Roman"/>
          <w:sz w:val="23"/>
        </w:rPr>
      </w:pPr>
      <w:r w:rsidRPr="009D491B">
        <w:rPr>
          <w:rFonts w:ascii="Times New Roman" w:hAnsi="Times New Roman" w:cs="Times New Roman"/>
          <w:color w:val="202020"/>
          <w:w w:val="105"/>
          <w:sz w:val="23"/>
        </w:rPr>
        <w:t>Environmentalresponseverification —Howarepeoplereactingtoweather,lighting,noise levels appropriately?</w:t>
      </w:r>
    </w:p>
    <w:p w:rsidR="00740474" w:rsidRPr="009D491B" w:rsidRDefault="00740474" w:rsidP="00BD7E7B">
      <w:pPr>
        <w:pStyle w:val="ListParagraph"/>
        <w:widowControl w:val="0"/>
        <w:numPr>
          <w:ilvl w:val="0"/>
          <w:numId w:val="91"/>
        </w:numPr>
        <w:tabs>
          <w:tab w:val="left" w:pos="834"/>
          <w:tab w:val="left" w:pos="836"/>
        </w:tabs>
        <w:autoSpaceDE w:val="0"/>
        <w:autoSpaceDN w:val="0"/>
        <w:spacing w:after="0" w:line="333" w:lineRule="auto"/>
        <w:ind w:right="577"/>
        <w:contextualSpacing w:val="0"/>
        <w:rPr>
          <w:rFonts w:ascii="Times New Roman" w:hAnsi="Times New Roman" w:cs="Times New Roman"/>
          <w:sz w:val="23"/>
        </w:rPr>
      </w:pPr>
      <w:r w:rsidRPr="009D491B">
        <w:rPr>
          <w:rFonts w:ascii="Times New Roman" w:hAnsi="Times New Roman" w:cs="Times New Roman"/>
          <w:color w:val="202020"/>
          <w:w w:val="105"/>
          <w:sz w:val="23"/>
        </w:rPr>
        <w:t>Culturalbehaviorcross-check —Dosocialnorms,personalspace,andinteractionstylesmatch the claimed setting?</w:t>
      </w:r>
    </w:p>
    <w:p w:rsidR="00740474" w:rsidRPr="009D491B" w:rsidRDefault="00740474" w:rsidP="00BD7E7B">
      <w:pPr>
        <w:pStyle w:val="ListParagraph"/>
        <w:widowControl w:val="0"/>
        <w:numPr>
          <w:ilvl w:val="0"/>
          <w:numId w:val="91"/>
        </w:numPr>
        <w:tabs>
          <w:tab w:val="left" w:pos="834"/>
          <w:tab w:val="left" w:pos="836"/>
        </w:tabs>
        <w:autoSpaceDE w:val="0"/>
        <w:autoSpaceDN w:val="0"/>
        <w:spacing w:before="1" w:after="0" w:line="333" w:lineRule="auto"/>
        <w:ind w:right="1027"/>
        <w:contextualSpacing w:val="0"/>
        <w:rPr>
          <w:rFonts w:ascii="Times New Roman" w:hAnsi="Times New Roman" w:cs="Times New Roman"/>
          <w:sz w:val="23"/>
        </w:rPr>
      </w:pPr>
      <w:r w:rsidRPr="009D491B">
        <w:rPr>
          <w:rFonts w:ascii="Times New Roman" w:hAnsi="Times New Roman" w:cs="Times New Roman"/>
          <w:color w:val="202020"/>
          <w:w w:val="105"/>
          <w:sz w:val="23"/>
        </w:rPr>
        <w:t>Individualexpressionanalysis —Lookforuniquefacialexpressionsandgenuineemotions versus uniform or generic responses.</w:t>
      </w:r>
    </w:p>
    <w:p w:rsidR="00740474" w:rsidRPr="009D491B" w:rsidRDefault="00740474" w:rsidP="00BD7E7B">
      <w:pPr>
        <w:pStyle w:val="ListParagraph"/>
        <w:widowControl w:val="0"/>
        <w:numPr>
          <w:ilvl w:val="0"/>
          <w:numId w:val="91"/>
        </w:numPr>
        <w:tabs>
          <w:tab w:val="left" w:pos="834"/>
          <w:tab w:val="left" w:pos="836"/>
        </w:tabs>
        <w:autoSpaceDE w:val="0"/>
        <w:autoSpaceDN w:val="0"/>
        <w:spacing w:after="0" w:line="333" w:lineRule="auto"/>
        <w:ind w:right="956"/>
        <w:contextualSpacing w:val="0"/>
        <w:rPr>
          <w:rFonts w:ascii="Times New Roman" w:hAnsi="Times New Roman" w:cs="Times New Roman"/>
          <w:sz w:val="23"/>
        </w:rPr>
      </w:pPr>
      <w:r w:rsidRPr="009D491B">
        <w:rPr>
          <w:rFonts w:ascii="Times New Roman" w:hAnsi="Times New Roman" w:cs="Times New Roman"/>
          <w:color w:val="202020"/>
          <w:w w:val="105"/>
          <w:sz w:val="23"/>
        </w:rPr>
        <w:t>Movement pattern assessment— Are there natural asymmetries and personal quirks versus artiﬁcially smooth motions?</w:t>
      </w:r>
    </w:p>
    <w:p w:rsidR="00740474" w:rsidRPr="009D491B" w:rsidRDefault="00740474" w:rsidP="00740474">
      <w:pPr>
        <w:pStyle w:val="BodyText"/>
        <w:spacing w:before="225" w:line="333" w:lineRule="auto"/>
        <w:ind w:left="434" w:right="476"/>
        <w:rPr>
          <w:rFonts w:ascii="Times New Roman" w:hAnsi="Times New Roman" w:cs="Times New Roman"/>
        </w:rPr>
      </w:pPr>
      <w:r w:rsidRPr="009D491B">
        <w:rPr>
          <w:rFonts w:ascii="Times New Roman" w:hAnsi="Times New Roman" w:cs="Times New Roman"/>
          <w:color w:val="202020"/>
          <w:w w:val="105"/>
        </w:rPr>
        <w:t>DeepInvestigation(High-StakesReporting): Forcriticalstories,treathumanbehavioras anthropological evidence requiring a systematic analysis of social patterns. This comprehensive approachexamineswhetherthecomplexwebofhumaninteractionscouldauthenticallyoccurinthe alleged circumstances.</w:t>
      </w:r>
    </w:p>
    <w:p w:rsidR="00740474" w:rsidRPr="009D491B" w:rsidRDefault="00740474" w:rsidP="00BD7E7B">
      <w:pPr>
        <w:pStyle w:val="ListParagraph"/>
        <w:widowControl w:val="0"/>
        <w:numPr>
          <w:ilvl w:val="0"/>
          <w:numId w:val="90"/>
        </w:numPr>
        <w:tabs>
          <w:tab w:val="left" w:pos="834"/>
          <w:tab w:val="left" w:pos="836"/>
        </w:tabs>
        <w:autoSpaceDE w:val="0"/>
        <w:autoSpaceDN w:val="0"/>
        <w:spacing w:before="241" w:after="0" w:line="321" w:lineRule="auto"/>
        <w:ind w:right="972"/>
        <w:contextualSpacing w:val="0"/>
        <w:rPr>
          <w:rFonts w:ascii="Times New Roman" w:hAnsi="Times New Roman" w:cs="Times New Roman"/>
          <w:sz w:val="23"/>
        </w:rPr>
      </w:pPr>
      <w:r w:rsidRPr="009D491B">
        <w:rPr>
          <w:rFonts w:ascii="Times New Roman" w:hAnsi="Times New Roman" w:cs="Times New Roman"/>
          <w:color w:val="202020"/>
          <w:w w:val="105"/>
          <w:sz w:val="23"/>
        </w:rPr>
        <w:t>Sociological crowd analysis— Consult experts on crowd psychology to verify realistic group dynamics for the alleged event type.</w:t>
      </w:r>
    </w:p>
    <w:p w:rsidR="00740474" w:rsidRPr="009D491B" w:rsidRDefault="00740474" w:rsidP="00BD7E7B">
      <w:pPr>
        <w:pStyle w:val="ListParagraph"/>
        <w:widowControl w:val="0"/>
        <w:numPr>
          <w:ilvl w:val="0"/>
          <w:numId w:val="90"/>
        </w:numPr>
        <w:tabs>
          <w:tab w:val="left" w:pos="834"/>
          <w:tab w:val="left" w:pos="836"/>
        </w:tabs>
        <w:autoSpaceDE w:val="0"/>
        <w:autoSpaceDN w:val="0"/>
        <w:spacing w:before="13" w:after="0" w:line="333" w:lineRule="auto"/>
        <w:ind w:right="1097"/>
        <w:contextualSpacing w:val="0"/>
        <w:rPr>
          <w:rFonts w:ascii="Times New Roman" w:hAnsi="Times New Roman" w:cs="Times New Roman"/>
          <w:sz w:val="23"/>
        </w:rPr>
      </w:pPr>
      <w:r w:rsidRPr="009D491B">
        <w:rPr>
          <w:rFonts w:ascii="Times New Roman" w:hAnsi="Times New Roman" w:cs="Times New Roman"/>
          <w:color w:val="202020"/>
          <w:w w:val="105"/>
          <w:sz w:val="23"/>
        </w:rPr>
        <w:t>Cultural authenticity verification — Interview regional specialists about appropriate socialbehaviors, dress codes, and interaction patterns.</w:t>
      </w:r>
    </w:p>
    <w:p w:rsidR="00740474" w:rsidRPr="009D491B" w:rsidRDefault="00740474" w:rsidP="00BD7E7B">
      <w:pPr>
        <w:pStyle w:val="ListParagraph"/>
        <w:widowControl w:val="0"/>
        <w:numPr>
          <w:ilvl w:val="0"/>
          <w:numId w:val="90"/>
        </w:numPr>
        <w:tabs>
          <w:tab w:val="left" w:pos="834"/>
          <w:tab w:val="left" w:pos="836"/>
        </w:tabs>
        <w:autoSpaceDE w:val="0"/>
        <w:autoSpaceDN w:val="0"/>
        <w:spacing w:after="0" w:line="333" w:lineRule="auto"/>
        <w:ind w:right="971"/>
        <w:contextualSpacing w:val="0"/>
        <w:rPr>
          <w:rFonts w:ascii="Times New Roman" w:hAnsi="Times New Roman" w:cs="Times New Roman"/>
          <w:sz w:val="23"/>
        </w:rPr>
      </w:pPr>
      <w:r w:rsidRPr="009D491B">
        <w:rPr>
          <w:rFonts w:ascii="Times New Roman" w:hAnsi="Times New Roman" w:cs="Times New Roman"/>
          <w:color w:val="202020"/>
          <w:w w:val="105"/>
          <w:sz w:val="23"/>
        </w:rPr>
        <w:t>Demographic probability assessment — Research whether the crowd composition matchestypical attendance patterns for similar events.</w:t>
      </w:r>
    </w:p>
    <w:p w:rsidR="00740474" w:rsidRPr="009D491B" w:rsidRDefault="00740474" w:rsidP="00BD7E7B">
      <w:pPr>
        <w:pStyle w:val="ListParagraph"/>
        <w:widowControl w:val="0"/>
        <w:numPr>
          <w:ilvl w:val="0"/>
          <w:numId w:val="90"/>
        </w:numPr>
        <w:tabs>
          <w:tab w:val="left" w:pos="834"/>
          <w:tab w:val="left" w:pos="836"/>
        </w:tabs>
        <w:autoSpaceDE w:val="0"/>
        <w:autoSpaceDN w:val="0"/>
        <w:spacing w:after="0" w:line="333" w:lineRule="auto"/>
        <w:ind w:right="1725"/>
        <w:contextualSpacing w:val="0"/>
        <w:rPr>
          <w:rFonts w:ascii="Times New Roman" w:hAnsi="Times New Roman" w:cs="Times New Roman"/>
          <w:sz w:val="23"/>
        </w:rPr>
      </w:pPr>
      <w:r w:rsidRPr="009D491B">
        <w:rPr>
          <w:rFonts w:ascii="Times New Roman" w:hAnsi="Times New Roman" w:cs="Times New Roman"/>
          <w:color w:val="202020"/>
          <w:w w:val="105"/>
          <w:sz w:val="23"/>
        </w:rPr>
        <w:t>Individual behavior forensics — Analyze speciﬁc people for consistent personalities,relationships, and authentic emotional responses.</w:t>
      </w:r>
    </w:p>
    <w:p w:rsidR="00740474" w:rsidRPr="009D491B" w:rsidRDefault="00740474" w:rsidP="00BD7E7B">
      <w:pPr>
        <w:pStyle w:val="ListParagraph"/>
        <w:widowControl w:val="0"/>
        <w:numPr>
          <w:ilvl w:val="0"/>
          <w:numId w:val="90"/>
        </w:numPr>
        <w:tabs>
          <w:tab w:val="left" w:pos="834"/>
          <w:tab w:val="left" w:pos="836"/>
        </w:tabs>
        <w:autoSpaceDE w:val="0"/>
        <w:autoSpaceDN w:val="0"/>
        <w:spacing w:before="1" w:after="0" w:line="333" w:lineRule="auto"/>
        <w:ind w:right="1082"/>
        <w:contextualSpacing w:val="0"/>
        <w:rPr>
          <w:rFonts w:ascii="Times New Roman" w:hAnsi="Times New Roman" w:cs="Times New Roman"/>
          <w:sz w:val="23"/>
        </w:rPr>
      </w:pPr>
      <w:r w:rsidRPr="009D491B">
        <w:rPr>
          <w:rFonts w:ascii="Times New Roman" w:hAnsi="Times New Roman" w:cs="Times New Roman"/>
          <w:color w:val="202020"/>
          <w:w w:val="105"/>
          <w:sz w:val="23"/>
        </w:rPr>
        <w:t>Environmental adaptation study— Verify that crowd responses to weather, acoustics, andlogistics match real-world patterns.</w:t>
      </w:r>
    </w:p>
    <w:p w:rsidR="00740474" w:rsidRPr="009D491B" w:rsidRDefault="00740474" w:rsidP="00BD7E7B">
      <w:pPr>
        <w:pStyle w:val="ListParagraph"/>
        <w:widowControl w:val="0"/>
        <w:numPr>
          <w:ilvl w:val="0"/>
          <w:numId w:val="90"/>
        </w:numPr>
        <w:tabs>
          <w:tab w:val="left" w:pos="834"/>
          <w:tab w:val="left" w:pos="836"/>
        </w:tabs>
        <w:autoSpaceDE w:val="0"/>
        <w:autoSpaceDN w:val="0"/>
        <w:spacing w:after="0" w:line="333" w:lineRule="auto"/>
        <w:ind w:right="516"/>
        <w:contextualSpacing w:val="0"/>
        <w:rPr>
          <w:rFonts w:ascii="Times New Roman" w:hAnsi="Times New Roman" w:cs="Times New Roman"/>
          <w:sz w:val="23"/>
        </w:rPr>
      </w:pPr>
      <w:r w:rsidRPr="009D491B">
        <w:rPr>
          <w:rFonts w:ascii="Times New Roman" w:hAnsi="Times New Roman" w:cs="Times New Roman"/>
          <w:color w:val="202020"/>
          <w:w w:val="105"/>
          <w:sz w:val="23"/>
        </w:rPr>
        <w:t>Historical comparison research— Compare to veriﬁed footage or photos from similar authenticevents in the same region or cultural context.</w:t>
      </w:r>
    </w:p>
    <w:p w:rsidR="00740474" w:rsidRPr="009D491B" w:rsidRDefault="00740474" w:rsidP="00BD7E7B">
      <w:pPr>
        <w:pStyle w:val="ListParagraph"/>
        <w:widowControl w:val="0"/>
        <w:numPr>
          <w:ilvl w:val="0"/>
          <w:numId w:val="90"/>
        </w:numPr>
        <w:tabs>
          <w:tab w:val="left" w:pos="834"/>
          <w:tab w:val="left" w:pos="836"/>
        </w:tabs>
        <w:autoSpaceDE w:val="0"/>
        <w:autoSpaceDN w:val="0"/>
        <w:spacing w:after="0" w:line="333" w:lineRule="auto"/>
        <w:ind w:right="1188"/>
        <w:contextualSpacing w:val="0"/>
        <w:rPr>
          <w:rFonts w:ascii="Times New Roman" w:hAnsi="Times New Roman" w:cs="Times New Roman"/>
          <w:sz w:val="23"/>
        </w:rPr>
      </w:pPr>
      <w:r w:rsidRPr="009D491B">
        <w:rPr>
          <w:rFonts w:ascii="Times New Roman" w:hAnsi="Times New Roman" w:cs="Times New Roman"/>
          <w:color w:val="202020"/>
          <w:w w:val="105"/>
          <w:sz w:val="23"/>
        </w:rPr>
        <w:t>Expert consultation network — Engage anthropologists, sociologists, and local journalistsfamiliar with regional social dynamics.</w:t>
      </w:r>
    </w:p>
    <w:p w:rsidR="00740474" w:rsidRPr="009D491B" w:rsidRDefault="00740474" w:rsidP="00BD7E7B">
      <w:pPr>
        <w:pStyle w:val="ListParagraph"/>
        <w:widowControl w:val="0"/>
        <w:numPr>
          <w:ilvl w:val="0"/>
          <w:numId w:val="90"/>
        </w:numPr>
        <w:tabs>
          <w:tab w:val="left" w:pos="834"/>
          <w:tab w:val="left" w:pos="836"/>
        </w:tabs>
        <w:autoSpaceDE w:val="0"/>
        <w:autoSpaceDN w:val="0"/>
        <w:spacing w:before="1" w:after="0" w:line="333" w:lineRule="auto"/>
        <w:ind w:right="1277"/>
        <w:contextualSpacing w:val="0"/>
        <w:rPr>
          <w:rFonts w:ascii="Times New Roman" w:hAnsi="Times New Roman" w:cs="Times New Roman"/>
          <w:sz w:val="23"/>
        </w:rPr>
      </w:pPr>
      <w:r w:rsidRPr="009D491B">
        <w:rPr>
          <w:rFonts w:ascii="Times New Roman" w:hAnsi="Times New Roman" w:cs="Times New Roman"/>
          <w:color w:val="202020"/>
          <w:w w:val="105"/>
          <w:sz w:val="23"/>
        </w:rPr>
        <w:t>Micro-expression analysis — Consult experts to examine facial expressions for authenticemotional responses vs. artiﬁcial generation.</w:t>
      </w:r>
    </w:p>
    <w:p w:rsidR="00740474" w:rsidRPr="009D491B" w:rsidRDefault="00740474" w:rsidP="00740474">
      <w:pPr>
        <w:pStyle w:val="ListParagraph"/>
        <w:spacing w:line="333" w:lineRule="auto"/>
        <w:rPr>
          <w:rFonts w:ascii="Times New Roman" w:hAnsi="Times New Roman" w:cs="Times New Roman"/>
          <w:sz w:val="23"/>
        </w:rPr>
        <w:sectPr w:rsidR="00740474" w:rsidRPr="009D491B">
          <w:pgSz w:w="12240" w:h="15840"/>
          <w:pgMar w:top="480" w:right="360" w:bottom="460" w:left="360" w:header="284" w:footer="275" w:gutter="0"/>
          <w:cols w:space="720"/>
        </w:sectPr>
      </w:pPr>
    </w:p>
    <w:p w:rsidR="00740474" w:rsidRPr="009D491B" w:rsidRDefault="00740474" w:rsidP="00BD7E7B">
      <w:pPr>
        <w:pStyle w:val="ListParagraph"/>
        <w:widowControl w:val="0"/>
        <w:numPr>
          <w:ilvl w:val="0"/>
          <w:numId w:val="90"/>
        </w:numPr>
        <w:tabs>
          <w:tab w:val="left" w:pos="834"/>
          <w:tab w:val="left" w:pos="836"/>
        </w:tabs>
        <w:autoSpaceDE w:val="0"/>
        <w:autoSpaceDN w:val="0"/>
        <w:spacing w:before="122" w:after="0" w:line="333" w:lineRule="auto"/>
        <w:ind w:right="634"/>
        <w:contextualSpacing w:val="0"/>
        <w:rPr>
          <w:rFonts w:ascii="Times New Roman" w:hAnsi="Times New Roman" w:cs="Times New Roman"/>
          <w:sz w:val="23"/>
        </w:rPr>
      </w:pPr>
      <w:r w:rsidRPr="009D491B">
        <w:rPr>
          <w:rFonts w:ascii="Times New Roman" w:hAnsi="Times New Roman" w:cs="Times New Roman"/>
          <w:color w:val="202020"/>
          <w:w w:val="105"/>
          <w:sz w:val="23"/>
        </w:rPr>
        <w:lastRenderedPageBreak/>
        <w:t>Social network mapping— Trace relationships between individuals to verify the authenticity of group formation versus artiﬁcial assembly.</w:t>
      </w:r>
    </w:p>
    <w:p w:rsidR="00740474" w:rsidRPr="009D491B" w:rsidRDefault="00740474" w:rsidP="00740474">
      <w:pPr>
        <w:pStyle w:val="BodyText"/>
        <w:spacing w:before="233"/>
        <w:rPr>
          <w:rFonts w:ascii="Times New Roman" w:hAnsi="Times New Roman" w:cs="Times New Roman"/>
        </w:rPr>
      </w:pPr>
    </w:p>
    <w:p w:rsidR="00740474" w:rsidRPr="009D491B" w:rsidRDefault="00740474" w:rsidP="00740474">
      <w:pPr>
        <w:pStyle w:val="Heading2"/>
        <w:rPr>
          <w:rFonts w:ascii="Times New Roman" w:hAnsi="Times New Roman" w:cs="Times New Roman"/>
        </w:rPr>
      </w:pPr>
      <w:r w:rsidRPr="009D491B">
        <w:rPr>
          <w:rFonts w:ascii="Times New Roman" w:hAnsi="Times New Roman" w:cs="Times New Roman"/>
          <w:color w:val="202020"/>
          <w:w w:val="110"/>
        </w:rPr>
        <w:t>Category7:IntuitivePatternRecognition—TheAncientDetection</w:t>
      </w:r>
      <w:r w:rsidRPr="009D491B">
        <w:rPr>
          <w:rFonts w:ascii="Times New Roman" w:hAnsi="Times New Roman" w:cs="Times New Roman"/>
          <w:color w:val="202020"/>
          <w:spacing w:val="-2"/>
          <w:w w:val="110"/>
        </w:rPr>
        <w:t>System</w:t>
      </w:r>
    </w:p>
    <w:p w:rsidR="00740474" w:rsidRPr="009D491B" w:rsidRDefault="00740474" w:rsidP="00740474">
      <w:pPr>
        <w:pStyle w:val="BodyText"/>
        <w:spacing w:before="49"/>
        <w:rPr>
          <w:rFonts w:ascii="Times New Roman" w:hAnsi="Times New Roman" w:cs="Times New Roman"/>
          <w:sz w:val="20"/>
        </w:rPr>
      </w:pPr>
      <w:r w:rsidRPr="009D491B">
        <w:rPr>
          <w:rFonts w:ascii="Times New Roman" w:hAnsi="Times New Roman" w:cs="Times New Roman"/>
          <w:sz w:val="20"/>
        </w:rPr>
        <w:pict>
          <v:rect id="docshape27" o:spid="_x0000_s1048" style="position:absolute;margin-left:119.6pt;margin-top:15.4pt;width:374.25pt;height:231pt;z-index:-251643904;mso-wrap-distance-left:0;mso-wrap-distance-right:0;mso-position-horizontal-relative:page" filled="f" strokecolor="#e7e7e7">
            <w10:wrap type="topAndBottom" anchorx="page"/>
          </v:rect>
        </w:pict>
      </w:r>
    </w:p>
    <w:p w:rsidR="00740474" w:rsidRPr="009D491B" w:rsidRDefault="00740474" w:rsidP="00740474">
      <w:pPr>
        <w:spacing w:before="150" w:line="256" w:lineRule="auto"/>
        <w:ind w:left="2017" w:right="2122"/>
        <w:rPr>
          <w:rFonts w:ascii="Times New Roman" w:hAnsi="Times New Roman" w:cs="Times New Roman"/>
          <w:sz w:val="18"/>
        </w:rPr>
      </w:pPr>
      <w:r w:rsidRPr="009D491B">
        <w:rPr>
          <w:rFonts w:ascii="Times New Roman" w:hAnsi="Times New Roman" w:cs="Times New Roman"/>
          <w:color w:val="666666"/>
          <w:sz w:val="18"/>
        </w:rPr>
        <w:t>AI-generated image purporting to show the Belarusian president incongruously holding a cone of fries at an official meeting. Image: Henk van Ess</w:t>
      </w:r>
    </w:p>
    <w:p w:rsidR="00740474" w:rsidRPr="009D491B" w:rsidRDefault="00740474" w:rsidP="00740474">
      <w:pPr>
        <w:pStyle w:val="BodyText"/>
        <w:spacing w:before="19"/>
        <w:rPr>
          <w:rFonts w:ascii="Times New Roman" w:hAnsi="Times New Roman" w:cs="Times New Roman"/>
          <w:sz w:val="18"/>
        </w:rPr>
      </w:pPr>
    </w:p>
    <w:p w:rsidR="00740474" w:rsidRPr="009D491B" w:rsidRDefault="00740474" w:rsidP="00740474">
      <w:pPr>
        <w:pStyle w:val="BodyText"/>
        <w:spacing w:line="333" w:lineRule="auto"/>
        <w:ind w:left="434" w:right="384"/>
        <w:rPr>
          <w:rFonts w:ascii="Times New Roman" w:hAnsi="Times New Roman" w:cs="Times New Roman"/>
        </w:rPr>
      </w:pPr>
      <w:r w:rsidRPr="009D491B">
        <w:rPr>
          <w:rFonts w:ascii="Times New Roman" w:hAnsi="Times New Roman" w:cs="Times New Roman"/>
          <w:color w:val="202020"/>
          <w:w w:val="105"/>
        </w:rPr>
        <w:t>The Narrative:Our brains evolved pattern recognition over millions of years. AI’s patterns come from trainingdataandalgorithmicprocesses.Whensomethingviolatesnaturalexpectationsbuiltintohuman perception, that gut feeling often represents the fastest and most reliable initial detector before technical analysis.</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05"/>
        </w:rPr>
        <w:t>Real-World Success Stories:In 2019, social media users immediately flagged a viral “street shark”image during Hurricane Florence. While technically competent, viewers felt it seemed wrong for the situation.Theirinstinctsprovedcorrect—reversesearchesrevealeddigitalinsertion.Similarly, experiencedjournalistscansensewhenamateurfootagelookssuspiciouslycinematicorwhenperfect documentation exists for supposedly spontaneous events.</w:t>
      </w:r>
    </w:p>
    <w:p w:rsidR="00740474" w:rsidRPr="009D491B" w:rsidRDefault="00740474" w:rsidP="00740474">
      <w:pPr>
        <w:pStyle w:val="BodyText"/>
        <w:spacing w:before="241" w:line="333" w:lineRule="auto"/>
        <w:ind w:left="434" w:right="384"/>
        <w:rPr>
          <w:rFonts w:ascii="Times New Roman" w:hAnsi="Times New Roman" w:cs="Times New Roman"/>
        </w:rPr>
      </w:pPr>
      <w:r w:rsidRPr="009D491B">
        <w:rPr>
          <w:rFonts w:ascii="Times New Roman" w:hAnsi="Times New Roman" w:cs="Times New Roman"/>
          <w:color w:val="202020"/>
          <w:w w:val="105"/>
        </w:rPr>
        <w:t xml:space="preserve">Funfact:itseemsthatallegedencounterswerehappeningformorethanadecadeinalotofhurricanes, but there was </w:t>
      </w:r>
      <w:hyperlink r:id="rId682">
        <w:r w:rsidRPr="009D491B">
          <w:rPr>
            <w:rFonts w:ascii="Times New Roman" w:hAnsi="Times New Roman" w:cs="Times New Roman"/>
            <w:color w:val="666666"/>
            <w:w w:val="105"/>
            <w:u w:val="single" w:color="666666"/>
          </w:rPr>
          <w:t>one example that was veriﬁed</w:t>
        </w:r>
      </w:hyperlink>
      <w:r w:rsidRPr="009D491B">
        <w:rPr>
          <w:rFonts w:ascii="Times New Roman" w:hAnsi="Times New Roman" w:cs="Times New Roman"/>
          <w:color w:val="202020"/>
          <w:w w:val="105"/>
        </w:rPr>
        <w:t>.</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05"/>
        </w:rPr>
        <w:t>30-SecondRedFlagCheck:Trustyourevolutionarypatternrecognitionwhentimeiscritical.Look fortheproductionqualityparadoxwhereamateursourcesproduceHollywood-levelcontent,ortiming conveniencewherechaoticeventsareperfectlydocumented.Yourancientdetectionsystemoftenspots these violations before technical analysis can conﬁrm them.</w:t>
      </w:r>
    </w:p>
    <w:p w:rsidR="00740474" w:rsidRPr="009D491B" w:rsidRDefault="00740474" w:rsidP="00740474">
      <w:pPr>
        <w:pStyle w:val="BodyText"/>
        <w:spacing w:line="333" w:lineRule="auto"/>
        <w:rPr>
          <w:rFonts w:ascii="Times New Roman" w:hAnsi="Times New Roman" w:cs="Times New Roman"/>
        </w:rPr>
        <w:sectPr w:rsidR="00740474" w:rsidRPr="009D491B">
          <w:pgSz w:w="12240" w:h="15840"/>
          <w:pgMar w:top="480" w:right="360" w:bottom="460" w:left="360" w:header="284" w:footer="275" w:gutter="0"/>
          <w:cols w:space="720"/>
        </w:sectPr>
      </w:pPr>
    </w:p>
    <w:p w:rsidR="00740474" w:rsidRPr="009D491B" w:rsidRDefault="00740474" w:rsidP="00BD7E7B">
      <w:pPr>
        <w:pStyle w:val="ListParagraph"/>
        <w:widowControl w:val="0"/>
        <w:numPr>
          <w:ilvl w:val="0"/>
          <w:numId w:val="89"/>
        </w:numPr>
        <w:tabs>
          <w:tab w:val="left" w:pos="834"/>
          <w:tab w:val="left" w:pos="836"/>
        </w:tabs>
        <w:autoSpaceDE w:val="0"/>
        <w:autoSpaceDN w:val="0"/>
        <w:spacing w:before="122" w:after="0" w:line="333" w:lineRule="auto"/>
        <w:ind w:right="460"/>
        <w:contextualSpacing w:val="0"/>
        <w:rPr>
          <w:rFonts w:ascii="Times New Roman" w:hAnsi="Times New Roman" w:cs="Times New Roman"/>
          <w:sz w:val="23"/>
        </w:rPr>
      </w:pPr>
      <w:r w:rsidRPr="009D491B">
        <w:rPr>
          <w:rFonts w:ascii="Times New Roman" w:hAnsi="Times New Roman" w:cs="Times New Roman"/>
          <w:color w:val="202020"/>
          <w:w w:val="105"/>
          <w:sz w:val="23"/>
        </w:rPr>
        <w:lastRenderedPageBreak/>
        <w:t xml:space="preserve">Firstimpressionreaction —Doesthisfeelauthenticor“produced”?(Trustyourfeelingsof unease toward artiﬁcial representations of human beings, also known as </w:t>
      </w:r>
      <w:hyperlink r:id="rId683">
        <w:r w:rsidRPr="009D491B">
          <w:rPr>
            <w:rFonts w:ascii="Times New Roman" w:hAnsi="Times New Roman" w:cs="Times New Roman"/>
            <w:color w:val="666666"/>
            <w:w w:val="105"/>
            <w:sz w:val="23"/>
            <w:u w:val="single" w:color="666666"/>
          </w:rPr>
          <w:t>“uncanny valley”</w:t>
        </w:r>
      </w:hyperlink>
      <w:r w:rsidRPr="009D491B">
        <w:rPr>
          <w:rFonts w:ascii="Times New Roman" w:hAnsi="Times New Roman" w:cs="Times New Roman"/>
          <w:color w:val="202020"/>
          <w:w w:val="105"/>
          <w:sz w:val="23"/>
        </w:rPr>
        <w:t>feelings.</w:t>
      </w:r>
    </w:p>
    <w:p w:rsidR="00740474" w:rsidRPr="009D491B" w:rsidRDefault="00740474" w:rsidP="00BD7E7B">
      <w:pPr>
        <w:pStyle w:val="ListParagraph"/>
        <w:widowControl w:val="0"/>
        <w:numPr>
          <w:ilvl w:val="0"/>
          <w:numId w:val="89"/>
        </w:numPr>
        <w:tabs>
          <w:tab w:val="left" w:pos="834"/>
          <w:tab w:val="left" w:pos="836"/>
        </w:tabs>
        <w:autoSpaceDE w:val="0"/>
        <w:autoSpaceDN w:val="0"/>
        <w:spacing w:before="1" w:after="0" w:line="333" w:lineRule="auto"/>
        <w:ind w:right="826"/>
        <w:contextualSpacing w:val="0"/>
        <w:rPr>
          <w:rFonts w:ascii="Times New Roman" w:hAnsi="Times New Roman" w:cs="Times New Roman"/>
          <w:sz w:val="23"/>
        </w:rPr>
      </w:pPr>
      <w:r w:rsidRPr="009D491B">
        <w:rPr>
          <w:rFonts w:ascii="Times New Roman" w:hAnsi="Times New Roman" w:cs="Times New Roman"/>
          <w:color w:val="202020"/>
          <w:w w:val="105"/>
          <w:sz w:val="23"/>
        </w:rPr>
        <w:t>Production-cost paradox— Does the amateur source align with the cinematic quality ($8 cannow produce professional-looking political scandals)?</w:t>
      </w:r>
    </w:p>
    <w:p w:rsidR="00740474" w:rsidRPr="009D491B" w:rsidRDefault="00740474" w:rsidP="00BD7E7B">
      <w:pPr>
        <w:pStyle w:val="ListParagraph"/>
        <w:widowControl w:val="0"/>
        <w:numPr>
          <w:ilvl w:val="0"/>
          <w:numId w:val="89"/>
        </w:numPr>
        <w:tabs>
          <w:tab w:val="left" w:pos="834"/>
          <w:tab w:val="left" w:pos="836"/>
        </w:tabs>
        <w:autoSpaceDE w:val="0"/>
        <w:autoSpaceDN w:val="0"/>
        <w:spacing w:after="0" w:line="333" w:lineRule="auto"/>
        <w:ind w:right="974"/>
        <w:contextualSpacing w:val="0"/>
        <w:rPr>
          <w:rFonts w:ascii="Times New Roman" w:hAnsi="Times New Roman" w:cs="Times New Roman"/>
          <w:sz w:val="23"/>
        </w:rPr>
      </w:pPr>
      <w:r w:rsidRPr="009D491B">
        <w:rPr>
          <w:rFonts w:ascii="Times New Roman" w:hAnsi="Times New Roman" w:cs="Times New Roman"/>
          <w:color w:val="202020"/>
          <w:w w:val="105"/>
          <w:sz w:val="23"/>
        </w:rPr>
        <w:t>Timingconveniencecheck—Doestheperfectdocumentationofeventshappentoofastfor normal recording?</w:t>
      </w:r>
    </w:p>
    <w:p w:rsidR="00740474" w:rsidRPr="009D491B" w:rsidRDefault="00740474" w:rsidP="00BD7E7B">
      <w:pPr>
        <w:pStyle w:val="ListParagraph"/>
        <w:widowControl w:val="0"/>
        <w:numPr>
          <w:ilvl w:val="0"/>
          <w:numId w:val="89"/>
        </w:numPr>
        <w:tabs>
          <w:tab w:val="left" w:pos="834"/>
          <w:tab w:val="left" w:pos="836"/>
        </w:tabs>
        <w:autoSpaceDE w:val="0"/>
        <w:autoSpaceDN w:val="0"/>
        <w:spacing w:after="0" w:line="333" w:lineRule="auto"/>
        <w:ind w:right="871"/>
        <w:contextualSpacing w:val="0"/>
        <w:rPr>
          <w:rFonts w:ascii="Times New Roman" w:hAnsi="Times New Roman" w:cs="Times New Roman"/>
          <w:sz w:val="23"/>
        </w:rPr>
      </w:pPr>
      <w:r w:rsidRPr="009D491B">
        <w:rPr>
          <w:rFonts w:ascii="Times New Roman" w:hAnsi="Times New Roman" w:cs="Times New Roman"/>
          <w:color w:val="202020"/>
          <w:w w:val="105"/>
          <w:sz w:val="23"/>
        </w:rPr>
        <w:t>Emotionalmanipulationtest—Isthecontentdesignedtotriggeranemotionalreactionand quick sharing rather than to inform the reader?</w:t>
      </w:r>
    </w:p>
    <w:p w:rsidR="00740474" w:rsidRPr="009D491B" w:rsidRDefault="00740474" w:rsidP="00740474">
      <w:pPr>
        <w:pStyle w:val="BodyText"/>
        <w:spacing w:before="226" w:line="333" w:lineRule="auto"/>
        <w:ind w:left="434" w:right="476"/>
        <w:rPr>
          <w:rFonts w:ascii="Times New Roman" w:hAnsi="Times New Roman" w:cs="Times New Roman"/>
        </w:rPr>
      </w:pPr>
      <w:r w:rsidRPr="009D491B">
        <w:rPr>
          <w:rFonts w:ascii="Times New Roman" w:hAnsi="Times New Roman" w:cs="Times New Roman"/>
          <w:color w:val="202020"/>
          <w:w w:val="105"/>
        </w:rPr>
        <w:t xml:space="preserve">Five-MinuteTechnicalVerification(StandardStories): Transformintuitivefeelingsintosystematic veriﬁcationbyexaminingspeciﬁcelementsthattriggeredyourpatternrecognitionabilities.Whenyour gut says something feels oﬀ, identify what speciﬁcally violates natural expectations to build a logical </w:t>
      </w:r>
      <w:r w:rsidRPr="009D491B">
        <w:rPr>
          <w:rFonts w:ascii="Times New Roman" w:hAnsi="Times New Roman" w:cs="Times New Roman"/>
          <w:color w:val="202020"/>
          <w:spacing w:val="-2"/>
          <w:w w:val="105"/>
        </w:rPr>
        <w:t>case.</w:t>
      </w:r>
    </w:p>
    <w:p w:rsidR="00740474" w:rsidRPr="009D491B" w:rsidRDefault="00740474" w:rsidP="00BD7E7B">
      <w:pPr>
        <w:pStyle w:val="ListParagraph"/>
        <w:widowControl w:val="0"/>
        <w:numPr>
          <w:ilvl w:val="0"/>
          <w:numId w:val="88"/>
        </w:numPr>
        <w:tabs>
          <w:tab w:val="left" w:pos="834"/>
        </w:tabs>
        <w:autoSpaceDE w:val="0"/>
        <w:autoSpaceDN w:val="0"/>
        <w:spacing w:before="226" w:after="0" w:line="240" w:lineRule="auto"/>
        <w:ind w:left="834" w:hanging="377"/>
        <w:contextualSpacing w:val="0"/>
        <w:rPr>
          <w:rFonts w:ascii="Times New Roman" w:hAnsi="Times New Roman" w:cs="Times New Roman"/>
          <w:sz w:val="23"/>
        </w:rPr>
      </w:pPr>
      <w:r w:rsidRPr="009D491B">
        <w:rPr>
          <w:rFonts w:ascii="Times New Roman" w:hAnsi="Times New Roman" w:cs="Times New Roman"/>
          <w:color w:val="202020"/>
          <w:w w:val="105"/>
          <w:sz w:val="23"/>
        </w:rPr>
        <w:t>Contextlogicdeepcheck—Doesthescenariomakepracticalsensegivenreal-world</w:t>
      </w:r>
      <w:r w:rsidRPr="009D491B">
        <w:rPr>
          <w:rFonts w:ascii="Times New Roman" w:hAnsi="Times New Roman" w:cs="Times New Roman"/>
          <w:color w:val="202020"/>
          <w:spacing w:val="-2"/>
          <w:w w:val="105"/>
          <w:sz w:val="23"/>
        </w:rPr>
        <w:t>knowledge?</w:t>
      </w:r>
    </w:p>
    <w:p w:rsidR="00740474" w:rsidRPr="009D491B" w:rsidRDefault="00740474" w:rsidP="00BD7E7B">
      <w:pPr>
        <w:pStyle w:val="ListParagraph"/>
        <w:widowControl w:val="0"/>
        <w:numPr>
          <w:ilvl w:val="0"/>
          <w:numId w:val="88"/>
        </w:numPr>
        <w:tabs>
          <w:tab w:val="left" w:pos="834"/>
          <w:tab w:val="left" w:pos="836"/>
        </w:tabs>
        <w:autoSpaceDE w:val="0"/>
        <w:autoSpaceDN w:val="0"/>
        <w:spacing w:before="105" w:after="0" w:line="333" w:lineRule="auto"/>
        <w:ind w:right="499"/>
        <w:contextualSpacing w:val="0"/>
        <w:rPr>
          <w:rFonts w:ascii="Times New Roman" w:hAnsi="Times New Roman" w:cs="Times New Roman"/>
          <w:sz w:val="23"/>
        </w:rPr>
      </w:pPr>
      <w:r w:rsidRPr="009D491B">
        <w:rPr>
          <w:rFonts w:ascii="Times New Roman" w:hAnsi="Times New Roman" w:cs="Times New Roman"/>
          <w:color w:val="202020"/>
          <w:w w:val="105"/>
          <w:sz w:val="23"/>
        </w:rPr>
        <w:t>Source credibility investigation— Does the origin match the content’s sophistication and access</w:t>
      </w:r>
      <w:r w:rsidRPr="009D491B">
        <w:rPr>
          <w:rFonts w:ascii="Times New Roman" w:hAnsi="Times New Roman" w:cs="Times New Roman"/>
          <w:color w:val="202020"/>
          <w:spacing w:val="-2"/>
          <w:w w:val="105"/>
          <w:sz w:val="23"/>
        </w:rPr>
        <w:t>requirements?</w:t>
      </w:r>
    </w:p>
    <w:p w:rsidR="00740474" w:rsidRPr="009D491B" w:rsidRDefault="00740474" w:rsidP="00BD7E7B">
      <w:pPr>
        <w:pStyle w:val="ListParagraph"/>
        <w:widowControl w:val="0"/>
        <w:numPr>
          <w:ilvl w:val="0"/>
          <w:numId w:val="88"/>
        </w:numPr>
        <w:tabs>
          <w:tab w:val="left" w:pos="834"/>
          <w:tab w:val="left" w:pos="836"/>
        </w:tabs>
        <w:autoSpaceDE w:val="0"/>
        <w:autoSpaceDN w:val="0"/>
        <w:spacing w:after="0" w:line="333" w:lineRule="auto"/>
        <w:ind w:right="956"/>
        <w:contextualSpacing w:val="0"/>
        <w:rPr>
          <w:rFonts w:ascii="Times New Roman" w:hAnsi="Times New Roman" w:cs="Times New Roman"/>
          <w:sz w:val="23"/>
        </w:rPr>
      </w:pPr>
      <w:r w:rsidRPr="009D491B">
        <w:rPr>
          <w:rFonts w:ascii="Times New Roman" w:hAnsi="Times New Roman" w:cs="Times New Roman"/>
          <w:color w:val="202020"/>
          <w:w w:val="105"/>
          <w:sz w:val="23"/>
        </w:rPr>
        <w:t>Narrative convenience analysis— Do the stories align too perfectly with current political orsocial tensions?</w:t>
      </w:r>
    </w:p>
    <w:p w:rsidR="00740474" w:rsidRPr="009D491B" w:rsidRDefault="00740474" w:rsidP="00BD7E7B">
      <w:pPr>
        <w:pStyle w:val="ListParagraph"/>
        <w:widowControl w:val="0"/>
        <w:numPr>
          <w:ilvl w:val="0"/>
          <w:numId w:val="88"/>
        </w:numPr>
        <w:tabs>
          <w:tab w:val="left" w:pos="834"/>
          <w:tab w:val="left" w:pos="836"/>
        </w:tabs>
        <w:autoSpaceDE w:val="0"/>
        <w:autoSpaceDN w:val="0"/>
        <w:spacing w:before="1" w:after="0" w:line="333" w:lineRule="auto"/>
        <w:ind w:right="1487"/>
        <w:contextualSpacing w:val="0"/>
        <w:rPr>
          <w:rFonts w:ascii="Times New Roman" w:hAnsi="Times New Roman" w:cs="Times New Roman"/>
          <w:sz w:val="23"/>
        </w:rPr>
      </w:pPr>
      <w:r w:rsidRPr="009D491B">
        <w:rPr>
          <w:rFonts w:ascii="Times New Roman" w:hAnsi="Times New Roman" w:cs="Times New Roman"/>
          <w:color w:val="202020"/>
          <w:w w:val="105"/>
          <w:sz w:val="23"/>
        </w:rPr>
        <w:t xml:space="preserve">Technicalinconsistencyaudit —Doesthequality,lighting,oraudiomatchthealleged </w:t>
      </w:r>
      <w:r w:rsidRPr="009D491B">
        <w:rPr>
          <w:rFonts w:ascii="Times New Roman" w:hAnsi="Times New Roman" w:cs="Times New Roman"/>
          <w:color w:val="202020"/>
          <w:spacing w:val="-2"/>
          <w:w w:val="105"/>
          <w:sz w:val="23"/>
        </w:rPr>
        <w:t>circumstances?</w:t>
      </w:r>
    </w:p>
    <w:p w:rsidR="00740474" w:rsidRPr="009D491B" w:rsidRDefault="00740474" w:rsidP="00BD7E7B">
      <w:pPr>
        <w:pStyle w:val="ListParagraph"/>
        <w:widowControl w:val="0"/>
        <w:numPr>
          <w:ilvl w:val="0"/>
          <w:numId w:val="88"/>
        </w:numPr>
        <w:tabs>
          <w:tab w:val="left" w:pos="834"/>
          <w:tab w:val="left" w:pos="836"/>
        </w:tabs>
        <w:autoSpaceDE w:val="0"/>
        <w:autoSpaceDN w:val="0"/>
        <w:spacing w:after="0" w:line="333" w:lineRule="auto"/>
        <w:ind w:right="1194"/>
        <w:contextualSpacing w:val="0"/>
        <w:rPr>
          <w:rFonts w:ascii="Times New Roman" w:hAnsi="Times New Roman" w:cs="Times New Roman"/>
          <w:sz w:val="23"/>
        </w:rPr>
      </w:pPr>
      <w:r w:rsidRPr="009D491B">
        <w:rPr>
          <w:rFonts w:ascii="Times New Roman" w:hAnsi="Times New Roman" w:cs="Times New Roman"/>
          <w:color w:val="202020"/>
          <w:w w:val="105"/>
          <w:sz w:val="23"/>
        </w:rPr>
        <w:t>Pattern violation catalog— Document speciﬁc elements that trigger suspicious feelings orcontextual impossibility.</w:t>
      </w:r>
    </w:p>
    <w:p w:rsidR="00740474" w:rsidRPr="009D491B" w:rsidRDefault="00740474" w:rsidP="00BD7E7B">
      <w:pPr>
        <w:pStyle w:val="ListParagraph"/>
        <w:widowControl w:val="0"/>
        <w:numPr>
          <w:ilvl w:val="0"/>
          <w:numId w:val="88"/>
        </w:numPr>
        <w:tabs>
          <w:tab w:val="left" w:pos="834"/>
          <w:tab w:val="left" w:pos="836"/>
        </w:tabs>
        <w:autoSpaceDE w:val="0"/>
        <w:autoSpaceDN w:val="0"/>
        <w:spacing w:before="1" w:after="0" w:line="333" w:lineRule="auto"/>
        <w:ind w:right="1611"/>
        <w:contextualSpacing w:val="0"/>
        <w:rPr>
          <w:rFonts w:ascii="Times New Roman" w:hAnsi="Times New Roman" w:cs="Times New Roman"/>
          <w:sz w:val="23"/>
        </w:rPr>
      </w:pPr>
      <w:r w:rsidRPr="009D491B">
        <w:rPr>
          <w:rFonts w:ascii="Times New Roman" w:hAnsi="Times New Roman" w:cs="Times New Roman"/>
          <w:color w:val="202020"/>
          <w:w w:val="105"/>
          <w:sz w:val="23"/>
        </w:rPr>
        <w:t>Source-contentmismatchassessment —Flagsophisticatedcontentfromamateuror anonymous sources with no explanation.</w:t>
      </w:r>
    </w:p>
    <w:p w:rsidR="00740474" w:rsidRPr="009D491B" w:rsidRDefault="00740474" w:rsidP="00740474">
      <w:pPr>
        <w:pStyle w:val="BodyText"/>
        <w:spacing w:before="225" w:line="333" w:lineRule="auto"/>
        <w:ind w:left="434" w:right="476"/>
        <w:rPr>
          <w:rFonts w:ascii="Times New Roman" w:hAnsi="Times New Roman" w:cs="Times New Roman"/>
        </w:rPr>
      </w:pPr>
      <w:r w:rsidRPr="009D491B">
        <w:rPr>
          <w:rFonts w:ascii="Times New Roman" w:hAnsi="Times New Roman" w:cs="Times New Roman"/>
          <w:color w:val="202020"/>
          <w:w w:val="105"/>
        </w:rPr>
        <w:t>DeepInvestigation(High-StakesReporting): Forcriticalstories,treatintuitivedetectionasthe startingpointforcomprehensiveveriﬁcation.Yourpatternrecognitionidentiﬁedanomalies;now systematicallyexamineeachelementthattriggeredsuspiciontobuildanevidence-basedassessment.</w:t>
      </w:r>
    </w:p>
    <w:p w:rsidR="00740474" w:rsidRPr="009D491B" w:rsidRDefault="00740474" w:rsidP="00BD7E7B">
      <w:pPr>
        <w:pStyle w:val="ListParagraph"/>
        <w:widowControl w:val="0"/>
        <w:numPr>
          <w:ilvl w:val="0"/>
          <w:numId w:val="87"/>
        </w:numPr>
        <w:tabs>
          <w:tab w:val="left" w:pos="834"/>
          <w:tab w:val="left" w:pos="836"/>
        </w:tabs>
        <w:autoSpaceDE w:val="0"/>
        <w:autoSpaceDN w:val="0"/>
        <w:spacing w:before="241" w:after="0" w:line="333" w:lineRule="auto"/>
        <w:ind w:right="798"/>
        <w:contextualSpacing w:val="0"/>
        <w:rPr>
          <w:rFonts w:ascii="Times New Roman" w:hAnsi="Times New Roman" w:cs="Times New Roman"/>
          <w:sz w:val="23"/>
        </w:rPr>
      </w:pPr>
      <w:r w:rsidRPr="009D491B">
        <w:rPr>
          <w:rFonts w:ascii="Times New Roman" w:hAnsi="Times New Roman" w:cs="Times New Roman"/>
          <w:color w:val="202020"/>
          <w:w w:val="105"/>
          <w:sz w:val="23"/>
        </w:rPr>
        <w:t>Gutfeelingforensics—Catalogeveryelementthatfeels“oﬀ”andresearchwhyeachviolates natural expectations.</w:t>
      </w:r>
    </w:p>
    <w:p w:rsidR="00740474" w:rsidRPr="009D491B" w:rsidRDefault="00740474" w:rsidP="00BD7E7B">
      <w:pPr>
        <w:pStyle w:val="ListParagraph"/>
        <w:widowControl w:val="0"/>
        <w:numPr>
          <w:ilvl w:val="0"/>
          <w:numId w:val="87"/>
        </w:numPr>
        <w:tabs>
          <w:tab w:val="left" w:pos="834"/>
          <w:tab w:val="left" w:pos="836"/>
        </w:tabs>
        <w:autoSpaceDE w:val="0"/>
        <w:autoSpaceDN w:val="0"/>
        <w:spacing w:after="0" w:line="333" w:lineRule="auto"/>
        <w:ind w:right="465"/>
        <w:contextualSpacing w:val="0"/>
        <w:rPr>
          <w:rFonts w:ascii="Times New Roman" w:hAnsi="Times New Roman" w:cs="Times New Roman"/>
          <w:sz w:val="23"/>
        </w:rPr>
      </w:pPr>
      <w:r w:rsidRPr="009D491B">
        <w:rPr>
          <w:rFonts w:ascii="Times New Roman" w:hAnsi="Times New Roman" w:cs="Times New Roman"/>
          <w:color w:val="202020"/>
          <w:w w:val="105"/>
          <w:sz w:val="23"/>
        </w:rPr>
        <w:t>Productionparadoxinvestigation —Calculatetheactualresourcesneededascomparedwithan amateur’s supposed capabilities.</w:t>
      </w:r>
    </w:p>
    <w:p w:rsidR="00740474" w:rsidRPr="009D491B" w:rsidRDefault="00740474" w:rsidP="00BD7E7B">
      <w:pPr>
        <w:pStyle w:val="ListParagraph"/>
        <w:widowControl w:val="0"/>
        <w:numPr>
          <w:ilvl w:val="0"/>
          <w:numId w:val="87"/>
        </w:numPr>
        <w:tabs>
          <w:tab w:val="left" w:pos="834"/>
          <w:tab w:val="left" w:pos="836"/>
        </w:tabs>
        <w:autoSpaceDE w:val="0"/>
        <w:autoSpaceDN w:val="0"/>
        <w:spacing w:after="0" w:line="321" w:lineRule="auto"/>
        <w:ind w:right="697"/>
        <w:contextualSpacing w:val="0"/>
        <w:rPr>
          <w:rFonts w:ascii="Times New Roman" w:hAnsi="Times New Roman" w:cs="Times New Roman"/>
          <w:sz w:val="23"/>
        </w:rPr>
      </w:pPr>
      <w:r w:rsidRPr="009D491B">
        <w:rPr>
          <w:rFonts w:ascii="Times New Roman" w:hAnsi="Times New Roman" w:cs="Times New Roman"/>
          <w:color w:val="202020"/>
          <w:w w:val="105"/>
          <w:sz w:val="23"/>
        </w:rPr>
        <w:t>Contextualimpossibilityanalysis —Mapscenariosagainstreal-worldknowledgeandinsights from expert consultation</w:t>
      </w:r>
    </w:p>
    <w:p w:rsidR="00740474" w:rsidRPr="009D491B" w:rsidRDefault="00740474" w:rsidP="00BD7E7B">
      <w:pPr>
        <w:pStyle w:val="ListParagraph"/>
        <w:widowControl w:val="0"/>
        <w:numPr>
          <w:ilvl w:val="0"/>
          <w:numId w:val="87"/>
        </w:numPr>
        <w:tabs>
          <w:tab w:val="left" w:pos="834"/>
          <w:tab w:val="left" w:pos="836"/>
        </w:tabs>
        <w:autoSpaceDE w:val="0"/>
        <w:autoSpaceDN w:val="0"/>
        <w:spacing w:before="13" w:after="0" w:line="333" w:lineRule="auto"/>
        <w:ind w:right="844"/>
        <w:contextualSpacing w:val="0"/>
        <w:rPr>
          <w:rFonts w:ascii="Times New Roman" w:hAnsi="Times New Roman" w:cs="Times New Roman"/>
          <w:sz w:val="23"/>
        </w:rPr>
      </w:pPr>
      <w:r w:rsidRPr="009D491B">
        <w:rPr>
          <w:rFonts w:ascii="Times New Roman" w:hAnsi="Times New Roman" w:cs="Times New Roman"/>
          <w:color w:val="202020"/>
          <w:w w:val="105"/>
          <w:sz w:val="23"/>
        </w:rPr>
        <w:t>Emotionalmanipulationassessment —Analyzecontentstructurefordesignedviraltriggers versus organic information sharing.</w:t>
      </w:r>
    </w:p>
    <w:p w:rsidR="00740474" w:rsidRPr="009D491B" w:rsidRDefault="00740474" w:rsidP="00BD7E7B">
      <w:pPr>
        <w:pStyle w:val="ListParagraph"/>
        <w:widowControl w:val="0"/>
        <w:numPr>
          <w:ilvl w:val="0"/>
          <w:numId w:val="87"/>
        </w:numPr>
        <w:tabs>
          <w:tab w:val="left" w:pos="834"/>
          <w:tab w:val="left" w:pos="836"/>
        </w:tabs>
        <w:autoSpaceDE w:val="0"/>
        <w:autoSpaceDN w:val="0"/>
        <w:spacing w:after="0" w:line="333" w:lineRule="auto"/>
        <w:ind w:right="457"/>
        <w:contextualSpacing w:val="0"/>
        <w:rPr>
          <w:rFonts w:ascii="Times New Roman" w:hAnsi="Times New Roman" w:cs="Times New Roman"/>
          <w:sz w:val="23"/>
        </w:rPr>
      </w:pPr>
      <w:r w:rsidRPr="009D491B">
        <w:rPr>
          <w:rFonts w:ascii="Times New Roman" w:hAnsi="Times New Roman" w:cs="Times New Roman"/>
          <w:color w:val="202020"/>
          <w:w w:val="110"/>
          <w:sz w:val="23"/>
        </w:rPr>
        <w:t>Technicalinconsistencydeepdive—Analyzequality,lighting,andaudiomismatchesframe-by-</w:t>
      </w:r>
      <w:r w:rsidRPr="009D491B">
        <w:rPr>
          <w:rFonts w:ascii="Times New Roman" w:hAnsi="Times New Roman" w:cs="Times New Roman"/>
          <w:color w:val="202020"/>
          <w:spacing w:val="-2"/>
          <w:w w:val="110"/>
          <w:sz w:val="23"/>
        </w:rPr>
        <w:t>frame.</w:t>
      </w:r>
    </w:p>
    <w:p w:rsidR="00740474" w:rsidRPr="009D491B" w:rsidRDefault="00740474" w:rsidP="00740474">
      <w:pPr>
        <w:pStyle w:val="ListParagraph"/>
        <w:spacing w:line="333" w:lineRule="auto"/>
        <w:rPr>
          <w:rFonts w:ascii="Times New Roman" w:hAnsi="Times New Roman" w:cs="Times New Roman"/>
          <w:sz w:val="23"/>
        </w:rPr>
        <w:sectPr w:rsidR="00740474" w:rsidRPr="009D491B">
          <w:pgSz w:w="12240" w:h="15840"/>
          <w:pgMar w:top="480" w:right="360" w:bottom="460" w:left="360" w:header="284" w:footer="275" w:gutter="0"/>
          <w:cols w:space="720"/>
        </w:sectPr>
      </w:pPr>
    </w:p>
    <w:p w:rsidR="00740474" w:rsidRPr="009D491B" w:rsidRDefault="00740474" w:rsidP="00BD7E7B">
      <w:pPr>
        <w:pStyle w:val="ListParagraph"/>
        <w:widowControl w:val="0"/>
        <w:numPr>
          <w:ilvl w:val="0"/>
          <w:numId w:val="87"/>
        </w:numPr>
        <w:tabs>
          <w:tab w:val="left" w:pos="834"/>
          <w:tab w:val="left" w:pos="836"/>
        </w:tabs>
        <w:autoSpaceDE w:val="0"/>
        <w:autoSpaceDN w:val="0"/>
        <w:spacing w:before="122" w:after="0" w:line="333" w:lineRule="auto"/>
        <w:ind w:right="1271"/>
        <w:contextualSpacing w:val="0"/>
        <w:rPr>
          <w:rFonts w:ascii="Times New Roman" w:hAnsi="Times New Roman" w:cs="Times New Roman"/>
          <w:sz w:val="23"/>
        </w:rPr>
      </w:pPr>
      <w:r w:rsidRPr="009D491B">
        <w:rPr>
          <w:rFonts w:ascii="Times New Roman" w:hAnsi="Times New Roman" w:cs="Times New Roman"/>
          <w:color w:val="202020"/>
          <w:w w:val="105"/>
          <w:sz w:val="23"/>
        </w:rPr>
        <w:lastRenderedPageBreak/>
        <w:t>Source authenticity verification— Investigate whether claimed origins could realisticallyproduce this content.</w:t>
      </w:r>
    </w:p>
    <w:p w:rsidR="00740474" w:rsidRPr="009D491B" w:rsidRDefault="00740474" w:rsidP="00BD7E7B">
      <w:pPr>
        <w:pStyle w:val="ListParagraph"/>
        <w:widowControl w:val="0"/>
        <w:numPr>
          <w:ilvl w:val="0"/>
          <w:numId w:val="87"/>
        </w:numPr>
        <w:tabs>
          <w:tab w:val="left" w:pos="834"/>
          <w:tab w:val="left" w:pos="836"/>
        </w:tabs>
        <w:autoSpaceDE w:val="0"/>
        <w:autoSpaceDN w:val="0"/>
        <w:spacing w:before="1" w:after="0" w:line="333" w:lineRule="auto"/>
        <w:ind w:right="587"/>
        <w:contextualSpacing w:val="0"/>
        <w:rPr>
          <w:rFonts w:ascii="Times New Roman" w:hAnsi="Times New Roman" w:cs="Times New Roman"/>
          <w:sz w:val="23"/>
        </w:rPr>
      </w:pPr>
      <w:r w:rsidRPr="009D491B">
        <w:rPr>
          <w:rFonts w:ascii="Times New Roman" w:hAnsi="Times New Roman" w:cs="Times New Roman"/>
          <w:color w:val="202020"/>
          <w:w w:val="105"/>
          <w:sz w:val="23"/>
        </w:rPr>
        <w:t>Narrative engineering detection— Examine story construction for artiﬁcial convenience versusnatural event development.</w:t>
      </w:r>
    </w:p>
    <w:p w:rsidR="00740474" w:rsidRPr="009D491B" w:rsidRDefault="00740474" w:rsidP="00BD7E7B">
      <w:pPr>
        <w:pStyle w:val="ListParagraph"/>
        <w:widowControl w:val="0"/>
        <w:numPr>
          <w:ilvl w:val="0"/>
          <w:numId w:val="87"/>
        </w:numPr>
        <w:tabs>
          <w:tab w:val="left" w:pos="834"/>
          <w:tab w:val="left" w:pos="836"/>
        </w:tabs>
        <w:autoSpaceDE w:val="0"/>
        <w:autoSpaceDN w:val="0"/>
        <w:spacing w:after="0" w:line="333" w:lineRule="auto"/>
        <w:ind w:right="1058"/>
        <w:contextualSpacing w:val="0"/>
        <w:rPr>
          <w:rFonts w:ascii="Times New Roman" w:hAnsi="Times New Roman" w:cs="Times New Roman"/>
          <w:sz w:val="23"/>
        </w:rPr>
      </w:pPr>
      <w:r w:rsidRPr="009D491B">
        <w:rPr>
          <w:rFonts w:ascii="Times New Roman" w:hAnsi="Times New Roman" w:cs="Times New Roman"/>
          <w:color w:val="202020"/>
          <w:w w:val="105"/>
          <w:sz w:val="23"/>
        </w:rPr>
        <w:t>Patternviolationexpertconsultation —Engageexperiencedinvestigatorsinindependent, intuitive assessments.</w:t>
      </w:r>
    </w:p>
    <w:p w:rsidR="00740474" w:rsidRPr="009D491B" w:rsidRDefault="00740474" w:rsidP="00BD7E7B">
      <w:pPr>
        <w:pStyle w:val="ListParagraph"/>
        <w:widowControl w:val="0"/>
        <w:numPr>
          <w:ilvl w:val="0"/>
          <w:numId w:val="87"/>
        </w:numPr>
        <w:tabs>
          <w:tab w:val="left" w:pos="834"/>
          <w:tab w:val="left" w:pos="836"/>
        </w:tabs>
        <w:autoSpaceDE w:val="0"/>
        <w:autoSpaceDN w:val="0"/>
        <w:spacing w:after="0" w:line="333" w:lineRule="auto"/>
        <w:ind w:right="661"/>
        <w:contextualSpacing w:val="0"/>
        <w:rPr>
          <w:rFonts w:ascii="Times New Roman" w:hAnsi="Times New Roman" w:cs="Times New Roman"/>
          <w:sz w:val="23"/>
        </w:rPr>
      </w:pPr>
      <w:r w:rsidRPr="009D491B">
        <w:rPr>
          <w:rFonts w:ascii="Times New Roman" w:hAnsi="Times New Roman" w:cs="Times New Roman"/>
          <w:color w:val="202020"/>
          <w:w w:val="105"/>
          <w:sz w:val="23"/>
        </w:rPr>
        <w:t>Trustthresholdanalysis —Documentwhenmultipleelementsseem“oﬀ”andjustifyrejecting content despite technical competence.</w:t>
      </w:r>
    </w:p>
    <w:p w:rsidR="00740474" w:rsidRPr="009D491B" w:rsidRDefault="00740474" w:rsidP="00740474">
      <w:pPr>
        <w:pStyle w:val="BodyText"/>
        <w:spacing w:before="226"/>
        <w:ind w:left="434"/>
        <w:rPr>
          <w:rFonts w:ascii="Times New Roman" w:hAnsi="Times New Roman" w:cs="Times New Roman"/>
        </w:rPr>
      </w:pPr>
      <w:r w:rsidRPr="009D491B">
        <w:rPr>
          <w:rFonts w:ascii="Times New Roman" w:hAnsi="Times New Roman" w:cs="Times New Roman"/>
          <w:color w:val="202020"/>
          <w:w w:val="115"/>
        </w:rPr>
        <w:t>WhentoTrustYour</w:t>
      </w:r>
      <w:r w:rsidRPr="009D491B">
        <w:rPr>
          <w:rFonts w:ascii="Times New Roman" w:hAnsi="Times New Roman" w:cs="Times New Roman"/>
          <w:color w:val="202020"/>
          <w:spacing w:val="-4"/>
          <w:w w:val="115"/>
        </w:rPr>
        <w:t>Gut:</w:t>
      </w:r>
    </w:p>
    <w:p w:rsidR="00740474" w:rsidRPr="009D491B" w:rsidRDefault="00740474" w:rsidP="00740474">
      <w:pPr>
        <w:pStyle w:val="BodyText"/>
        <w:spacing w:before="75"/>
        <w:rPr>
          <w:rFonts w:ascii="Times New Roman" w:hAnsi="Times New Roman" w:cs="Times New Roman"/>
        </w:rPr>
      </w:pPr>
    </w:p>
    <w:p w:rsidR="00740474" w:rsidRPr="009D491B" w:rsidRDefault="00740474" w:rsidP="00BD7E7B">
      <w:pPr>
        <w:pStyle w:val="ListParagraph"/>
        <w:widowControl w:val="0"/>
        <w:numPr>
          <w:ilvl w:val="1"/>
          <w:numId w:val="87"/>
        </w:numPr>
        <w:tabs>
          <w:tab w:val="left" w:pos="836"/>
        </w:tabs>
        <w:autoSpaceDE w:val="0"/>
        <w:autoSpaceDN w:val="0"/>
        <w:spacing w:before="1" w:after="0" w:line="240" w:lineRule="auto"/>
        <w:contextualSpacing w:val="0"/>
        <w:rPr>
          <w:rFonts w:ascii="Times New Roman" w:hAnsi="Times New Roman" w:cs="Times New Roman"/>
          <w:sz w:val="23"/>
        </w:rPr>
      </w:pPr>
      <w:r w:rsidRPr="009D491B">
        <w:rPr>
          <w:rFonts w:ascii="Times New Roman" w:hAnsi="Times New Roman" w:cs="Times New Roman"/>
          <w:color w:val="202020"/>
          <w:w w:val="105"/>
          <w:sz w:val="23"/>
        </w:rPr>
        <w:t>Ifmultipleelementsfeel“oﬀ”evenifyoucan’tidentifyspeciﬁc</w:t>
      </w:r>
      <w:r w:rsidRPr="009D491B">
        <w:rPr>
          <w:rFonts w:ascii="Times New Roman" w:hAnsi="Times New Roman" w:cs="Times New Roman"/>
          <w:color w:val="202020"/>
          <w:spacing w:val="-2"/>
          <w:w w:val="105"/>
          <w:sz w:val="23"/>
        </w:rPr>
        <w:t>problems.</w:t>
      </w:r>
    </w:p>
    <w:p w:rsidR="00740474" w:rsidRPr="009D491B" w:rsidRDefault="00740474" w:rsidP="00BD7E7B">
      <w:pPr>
        <w:pStyle w:val="ListParagraph"/>
        <w:widowControl w:val="0"/>
        <w:numPr>
          <w:ilvl w:val="1"/>
          <w:numId w:val="87"/>
        </w:numPr>
        <w:tabs>
          <w:tab w:val="left" w:pos="836"/>
        </w:tabs>
        <w:autoSpaceDE w:val="0"/>
        <w:autoSpaceDN w:val="0"/>
        <w:spacing w:before="105" w:after="0" w:line="240" w:lineRule="auto"/>
        <w:contextualSpacing w:val="0"/>
        <w:rPr>
          <w:rFonts w:ascii="Times New Roman" w:hAnsi="Times New Roman" w:cs="Times New Roman"/>
          <w:sz w:val="23"/>
        </w:rPr>
      </w:pPr>
      <w:r w:rsidRPr="009D491B">
        <w:rPr>
          <w:rFonts w:ascii="Times New Roman" w:hAnsi="Times New Roman" w:cs="Times New Roman"/>
          <w:color w:val="202020"/>
          <w:w w:val="105"/>
          <w:sz w:val="23"/>
        </w:rPr>
        <w:t>Whencontenttriggersanimmediateemotionalresponse,itisdesignedtoprevent</w:t>
      </w:r>
      <w:r w:rsidRPr="009D491B">
        <w:rPr>
          <w:rFonts w:ascii="Times New Roman" w:hAnsi="Times New Roman" w:cs="Times New Roman"/>
          <w:color w:val="202020"/>
          <w:spacing w:val="-2"/>
          <w:w w:val="105"/>
          <w:sz w:val="23"/>
        </w:rPr>
        <w:t xml:space="preserve"> analysis.</w:t>
      </w:r>
    </w:p>
    <w:p w:rsidR="00740474" w:rsidRPr="009D491B" w:rsidRDefault="00740474" w:rsidP="00BD7E7B">
      <w:pPr>
        <w:pStyle w:val="ListParagraph"/>
        <w:widowControl w:val="0"/>
        <w:numPr>
          <w:ilvl w:val="1"/>
          <w:numId w:val="87"/>
        </w:numPr>
        <w:tabs>
          <w:tab w:val="left" w:pos="836"/>
        </w:tabs>
        <w:autoSpaceDE w:val="0"/>
        <w:autoSpaceDN w:val="0"/>
        <w:spacing w:before="105" w:after="0" w:line="240" w:lineRule="auto"/>
        <w:contextualSpacing w:val="0"/>
        <w:rPr>
          <w:rFonts w:ascii="Times New Roman" w:hAnsi="Times New Roman" w:cs="Times New Roman"/>
          <w:sz w:val="23"/>
        </w:rPr>
      </w:pPr>
      <w:r w:rsidRPr="009D491B">
        <w:rPr>
          <w:rFonts w:ascii="Times New Roman" w:hAnsi="Times New Roman" w:cs="Times New Roman"/>
          <w:color w:val="202020"/>
          <w:w w:val="105"/>
          <w:sz w:val="23"/>
        </w:rPr>
        <w:t>Ifthesource,timing,orcontextraiseslogical</w:t>
      </w:r>
      <w:r w:rsidRPr="009D491B">
        <w:rPr>
          <w:rFonts w:ascii="Times New Roman" w:hAnsi="Times New Roman" w:cs="Times New Roman"/>
          <w:color w:val="202020"/>
          <w:spacing w:val="-2"/>
          <w:w w:val="105"/>
          <w:sz w:val="23"/>
        </w:rPr>
        <w:t>questions.</w:t>
      </w:r>
    </w:p>
    <w:p w:rsidR="00740474" w:rsidRPr="009D491B" w:rsidRDefault="00740474" w:rsidP="00BD7E7B">
      <w:pPr>
        <w:pStyle w:val="ListParagraph"/>
        <w:widowControl w:val="0"/>
        <w:numPr>
          <w:ilvl w:val="1"/>
          <w:numId w:val="87"/>
        </w:numPr>
        <w:tabs>
          <w:tab w:val="left" w:pos="836"/>
        </w:tabs>
        <w:autoSpaceDE w:val="0"/>
        <w:autoSpaceDN w:val="0"/>
        <w:spacing w:before="91" w:after="0" w:line="240" w:lineRule="auto"/>
        <w:contextualSpacing w:val="0"/>
        <w:rPr>
          <w:rFonts w:ascii="Times New Roman" w:hAnsi="Times New Roman" w:cs="Times New Roman"/>
          <w:sz w:val="23"/>
        </w:rPr>
      </w:pPr>
      <w:r w:rsidRPr="009D491B">
        <w:rPr>
          <w:rFonts w:ascii="Times New Roman" w:hAnsi="Times New Roman" w:cs="Times New Roman"/>
          <w:color w:val="202020"/>
          <w:w w:val="105"/>
          <w:sz w:val="23"/>
        </w:rPr>
        <w:t>Whentechnicalqualitydoesn’tmatchtheexperiencelevelofthe</w:t>
      </w:r>
      <w:r w:rsidRPr="009D491B">
        <w:rPr>
          <w:rFonts w:ascii="Times New Roman" w:hAnsi="Times New Roman" w:cs="Times New Roman"/>
          <w:color w:val="202020"/>
          <w:spacing w:val="-2"/>
          <w:w w:val="105"/>
          <w:sz w:val="23"/>
        </w:rPr>
        <w:t>producer.</w:t>
      </w:r>
    </w:p>
    <w:p w:rsidR="00740474" w:rsidRPr="009D491B" w:rsidRDefault="00740474" w:rsidP="00BD7E7B">
      <w:pPr>
        <w:pStyle w:val="ListParagraph"/>
        <w:widowControl w:val="0"/>
        <w:numPr>
          <w:ilvl w:val="1"/>
          <w:numId w:val="87"/>
        </w:numPr>
        <w:tabs>
          <w:tab w:val="left" w:pos="836"/>
        </w:tabs>
        <w:autoSpaceDE w:val="0"/>
        <w:autoSpaceDN w:val="0"/>
        <w:spacing w:before="105" w:after="0" w:line="333" w:lineRule="auto"/>
        <w:ind w:right="979"/>
        <w:contextualSpacing w:val="0"/>
        <w:rPr>
          <w:rFonts w:ascii="Times New Roman" w:hAnsi="Times New Roman" w:cs="Times New Roman"/>
          <w:sz w:val="23"/>
        </w:rPr>
      </w:pPr>
      <w:r w:rsidRPr="009D491B">
        <w:rPr>
          <w:rFonts w:ascii="Times New Roman" w:hAnsi="Times New Roman" w:cs="Times New Roman"/>
          <w:color w:val="202020"/>
          <w:w w:val="105"/>
          <w:sz w:val="23"/>
        </w:rPr>
        <w:t xml:space="preserve">Ifyourbraindetectsaproductionqualityparadoxortimingconveniencethatyourexperiment </w:t>
      </w:r>
      <w:r w:rsidRPr="009D491B">
        <w:rPr>
          <w:rFonts w:ascii="Times New Roman" w:hAnsi="Times New Roman" w:cs="Times New Roman"/>
          <w:color w:val="202020"/>
          <w:spacing w:val="-2"/>
          <w:w w:val="105"/>
          <w:sz w:val="23"/>
        </w:rPr>
        <w:t>demonstrated.</w:t>
      </w:r>
    </w:p>
    <w:p w:rsidR="00740474" w:rsidRPr="009D491B" w:rsidRDefault="00740474" w:rsidP="00740474">
      <w:pPr>
        <w:pStyle w:val="BodyText"/>
        <w:rPr>
          <w:rFonts w:ascii="Times New Roman" w:hAnsi="Times New Roman" w:cs="Times New Roman"/>
        </w:rPr>
      </w:pPr>
    </w:p>
    <w:p w:rsidR="00740474" w:rsidRPr="009D491B" w:rsidRDefault="00740474" w:rsidP="00740474">
      <w:pPr>
        <w:pStyle w:val="BodyText"/>
        <w:spacing w:before="59"/>
        <w:rPr>
          <w:rFonts w:ascii="Times New Roman" w:hAnsi="Times New Roman" w:cs="Times New Roman"/>
        </w:rPr>
      </w:pPr>
    </w:p>
    <w:p w:rsidR="00740474" w:rsidRPr="009D491B" w:rsidRDefault="00740474" w:rsidP="00740474">
      <w:pPr>
        <w:pStyle w:val="Heading1"/>
        <w:rPr>
          <w:rFonts w:ascii="Times New Roman" w:hAnsi="Times New Roman" w:cs="Times New Roman"/>
        </w:rPr>
      </w:pPr>
      <w:r w:rsidRPr="009D491B">
        <w:rPr>
          <w:rFonts w:ascii="Times New Roman" w:hAnsi="Times New Roman" w:cs="Times New Roman"/>
          <w:color w:val="202020"/>
          <w:spacing w:val="-10"/>
        </w:rPr>
        <w:t>TheReality</w:t>
      </w:r>
      <w:r w:rsidRPr="009D491B">
        <w:rPr>
          <w:rFonts w:ascii="Times New Roman" w:hAnsi="Times New Roman" w:cs="Times New Roman"/>
          <w:color w:val="202020"/>
          <w:spacing w:val="-10"/>
          <w:sz w:val="14"/>
        </w:rPr>
        <w:t>:</w:t>
      </w:r>
      <w:r w:rsidRPr="009D491B">
        <w:rPr>
          <w:rFonts w:ascii="Times New Roman" w:hAnsi="Times New Roman" w:cs="Times New Roman"/>
          <w:color w:val="202020"/>
          <w:spacing w:val="-10"/>
        </w:rPr>
        <w:t>NoPerfectSolutions</w:t>
      </w:r>
    </w:p>
    <w:p w:rsidR="00740474" w:rsidRPr="009D491B" w:rsidRDefault="00740474" w:rsidP="00740474">
      <w:pPr>
        <w:pStyle w:val="BodyText"/>
        <w:rPr>
          <w:rFonts w:ascii="Times New Roman" w:hAnsi="Times New Roman" w:cs="Times New Roman"/>
          <w:sz w:val="32"/>
        </w:rPr>
      </w:pPr>
    </w:p>
    <w:p w:rsidR="00740474" w:rsidRPr="009D491B" w:rsidRDefault="00740474" w:rsidP="00740474">
      <w:pPr>
        <w:pStyle w:val="BodyText"/>
        <w:spacing w:line="333" w:lineRule="auto"/>
        <w:ind w:left="434" w:right="476"/>
        <w:rPr>
          <w:rFonts w:ascii="Times New Roman" w:hAnsi="Times New Roman" w:cs="Times New Roman"/>
        </w:rPr>
      </w:pPr>
      <w:r w:rsidRPr="009D491B">
        <w:rPr>
          <w:rFonts w:ascii="Times New Roman" w:hAnsi="Times New Roman" w:cs="Times New Roman"/>
          <w:color w:val="202020"/>
        </w:rPr>
        <w:t>Bottomline:ThesesevencategoriesofAIdetectionandthenewtool—anatomicalfailures,physics violations,technicalﬁngerprints,voiceartifacts,contextuallogic,behavioralpatterns,andintuitive recognition — give journalists a comprehensive toolkit to assess content authenticity under deadlinepressure.Combinedwithprofessionaldetectiontoolsandupdatededitorialstandards,wecanmaintain credibility.Fightﬁrewithﬁre.UseAItodetectAI.Andhelppreservewhat’sleftofoursharedreality.</w:t>
      </w:r>
    </w:p>
    <w:p w:rsidR="00740474" w:rsidRPr="009D491B" w:rsidRDefault="00740474" w:rsidP="00740474">
      <w:pPr>
        <w:pStyle w:val="BodyText"/>
        <w:spacing w:before="96"/>
        <w:rPr>
          <w:rFonts w:ascii="Times New Roman" w:hAnsi="Times New Roman" w:cs="Times New Roman"/>
          <w:sz w:val="20"/>
        </w:rPr>
      </w:pPr>
      <w:r w:rsidRPr="009D491B">
        <w:rPr>
          <w:rFonts w:ascii="Times New Roman" w:hAnsi="Times New Roman" w:cs="Times New Roman"/>
          <w:sz w:val="20"/>
        </w:rPr>
        <w:pict>
          <v:rect id="docshape28" o:spid="_x0000_s1049" style="position:absolute;margin-left:39.75pt;margin-top:17.75pt;width:533.25pt;height:.75pt;z-index:-251642880;mso-wrap-distance-left:0;mso-wrap-distance-right:0;mso-position-horizontal-relative:page" fillcolor="black" stroked="f">
            <w10:wrap type="topAndBottom" anchorx="page"/>
          </v:rect>
        </w:pict>
      </w:r>
    </w:p>
    <w:p w:rsidR="00740474" w:rsidRPr="009D491B" w:rsidRDefault="00740474" w:rsidP="00740474">
      <w:pPr>
        <w:pStyle w:val="BodyText"/>
        <w:spacing w:before="156"/>
        <w:rPr>
          <w:rFonts w:ascii="Times New Roman" w:hAnsi="Times New Roman" w:cs="Times New Roman"/>
        </w:rPr>
      </w:pPr>
    </w:p>
    <w:p w:rsidR="00740474" w:rsidRPr="009D491B" w:rsidRDefault="00740474" w:rsidP="00740474">
      <w:pPr>
        <w:spacing w:before="1" w:line="331" w:lineRule="auto"/>
        <w:ind w:left="2759" w:right="476"/>
        <w:rPr>
          <w:rFonts w:ascii="Times New Roman" w:hAnsi="Times New Roman" w:cs="Times New Roman"/>
          <w:i/>
          <w:sz w:val="23"/>
        </w:rPr>
      </w:pPr>
      <w:r w:rsidRPr="009D491B">
        <w:rPr>
          <w:rFonts w:ascii="Times New Roman" w:hAnsi="Times New Roman" w:cs="Times New Roman"/>
          <w:i/>
          <w:color w:val="202020"/>
          <w:w w:val="105"/>
          <w:sz w:val="23"/>
        </w:rPr>
        <w:t>Dutch-born</w:t>
      </w:r>
      <w:hyperlink r:id="rId684">
        <w:r w:rsidRPr="009D491B">
          <w:rPr>
            <w:rFonts w:ascii="Times New Roman" w:hAnsi="Times New Roman" w:cs="Times New Roman"/>
            <w:i/>
            <w:color w:val="666666"/>
            <w:w w:val="105"/>
            <w:sz w:val="23"/>
            <w:u w:val="single" w:color="666666"/>
          </w:rPr>
          <w:t>Henk van Ess</w:t>
        </w:r>
      </w:hyperlink>
      <w:r w:rsidRPr="009D491B">
        <w:rPr>
          <w:rFonts w:ascii="Times New Roman" w:hAnsi="Times New Roman" w:cs="Times New Roman"/>
          <w:i/>
          <w:color w:val="202020"/>
          <w:w w:val="105"/>
          <w:sz w:val="23"/>
        </w:rPr>
        <w:t xml:space="preserve">is cutting through AI to find stories in data. He applies </w:t>
      </w:r>
      <w:r w:rsidRPr="009D491B">
        <w:rPr>
          <w:rFonts w:ascii="Times New Roman" w:hAnsi="Times New Roman" w:cs="Times New Roman"/>
          <w:i/>
          <w:color w:val="202020"/>
          <w:sz w:val="23"/>
        </w:rPr>
        <w:t xml:space="preserve">thatininvestigativeresearchandbuildstoolsforpublicuselikeSearchWhispererand </w:t>
      </w:r>
      <w:r w:rsidRPr="009D491B">
        <w:rPr>
          <w:rFonts w:ascii="Times New Roman" w:hAnsi="Times New Roman" w:cs="Times New Roman"/>
          <w:i/>
          <w:color w:val="202020"/>
          <w:spacing w:val="-2"/>
          <w:w w:val="105"/>
          <w:sz w:val="23"/>
        </w:rPr>
        <w:lastRenderedPageBreak/>
        <w:t xml:space="preserve">AIResearcher.Thetrainerinworldwidenewsrooms,includingtheWashingtonPost, </w:t>
      </w:r>
      <w:r w:rsidRPr="009D491B">
        <w:rPr>
          <w:rFonts w:ascii="Times New Roman" w:hAnsi="Times New Roman" w:cs="Times New Roman"/>
          <w:i/>
          <w:color w:val="202020"/>
          <w:w w:val="105"/>
          <w:sz w:val="23"/>
        </w:rPr>
        <w:t>AxelSpringer,BBC,andDPG,runsDigitalDigging,where</w:t>
      </w:r>
      <w:hyperlink r:id="rId685">
        <w:r w:rsidRPr="009D491B">
          <w:rPr>
            <w:rFonts w:ascii="Times New Roman" w:hAnsi="Times New Roman" w:cs="Times New Roman"/>
            <w:i/>
            <w:color w:val="666666"/>
            <w:w w:val="105"/>
            <w:sz w:val="23"/>
            <w:u w:val="single" w:color="666666"/>
          </w:rPr>
          <w:t>opensourceintell</w:t>
        </w:r>
        <w:r w:rsidRPr="009D491B">
          <w:rPr>
            <w:rFonts w:ascii="Times New Roman" w:hAnsi="Times New Roman" w:cs="Times New Roman"/>
            <w:i/>
            <w:color w:val="666666"/>
            <w:w w:val="105"/>
            <w:sz w:val="23"/>
          </w:rPr>
          <w:t>ig</w:t>
        </w:r>
        <w:r w:rsidRPr="009D491B">
          <w:rPr>
            <w:rFonts w:ascii="Times New Roman" w:hAnsi="Times New Roman" w:cs="Times New Roman"/>
            <w:i/>
            <w:color w:val="666666"/>
            <w:w w:val="105"/>
            <w:sz w:val="23"/>
            <w:u w:val="single" w:color="666666"/>
          </w:rPr>
          <w:t>ence</w:t>
        </w:r>
      </w:hyperlink>
      <w:hyperlink r:id="rId686">
        <w:r w:rsidRPr="009D491B">
          <w:rPr>
            <w:rFonts w:ascii="Times New Roman" w:hAnsi="Times New Roman" w:cs="Times New Roman"/>
            <w:i/>
            <w:color w:val="666666"/>
            <w:sz w:val="23"/>
            <w:u w:val="single" w:color="666666"/>
          </w:rPr>
          <w:t>meets AI</w:t>
        </w:r>
      </w:hyperlink>
      <w:r w:rsidRPr="009D491B">
        <w:rPr>
          <w:rFonts w:ascii="Times New Roman" w:hAnsi="Times New Roman" w:cs="Times New Roman"/>
          <w:i/>
          <w:color w:val="202020"/>
          <w:sz w:val="23"/>
        </w:rPr>
        <w:t xml:space="preserve">. He serves as an assessor for Poynter’s International Fact-Checking Network </w:t>
      </w:r>
      <w:r w:rsidRPr="009D491B">
        <w:rPr>
          <w:rFonts w:ascii="Times New Roman" w:hAnsi="Times New Roman" w:cs="Times New Roman"/>
          <w:i/>
          <w:color w:val="202020"/>
          <w:w w:val="105"/>
          <w:sz w:val="23"/>
        </w:rPr>
        <w:t>(IFCN) and the European Fact-Checking Standards Network (EFCSN).</w:t>
      </w:r>
    </w:p>
    <w:p w:rsidR="00740474" w:rsidRPr="00740474" w:rsidRDefault="00740474">
      <w:pPr>
        <w:rPr>
          <w:rFonts w:ascii="Times New Roman" w:hAnsi="Times New Roman" w:cs="Times New Roman"/>
          <w:b/>
          <w:sz w:val="44"/>
          <w:szCs w:val="44"/>
        </w:rPr>
      </w:pPr>
    </w:p>
    <w:sectPr w:rsidR="00740474" w:rsidRPr="00740474" w:rsidSect="002313D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MT">
    <w:altName w:val="Arial"/>
    <w:charset w:val="01"/>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2554" w:rsidRDefault="00BD7E7B">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3" o:spid="_x0000_s2051" type="#_x0000_t202" style="position:absolute;margin-left:23pt;margin-top:767.25pt;width:221.15pt;height:10.95pt;z-index:-251654144;mso-position-horizontal-relative:page;mso-position-vertical-relative:page" filled="f" stroked="f">
          <v:textbox inset="0,0,0,0">
            <w:txbxContent>
              <w:p w:rsidR="00222554" w:rsidRDefault="00BD7E7B">
                <w:pPr>
                  <w:spacing w:before="14"/>
                  <w:ind w:left="20"/>
                  <w:rPr>
                    <w:rFonts w:ascii="Arial MT"/>
                    <w:sz w:val="16"/>
                  </w:rPr>
                </w:pPr>
                <w:hyperlink r:id="rId1">
                  <w:r>
                    <w:rPr>
                      <w:rFonts w:ascii="Arial MT"/>
                      <w:sz w:val="16"/>
                    </w:rPr>
                    <w:t>https://gijn.org/resource/guide-detecting-ai-generated-</w:t>
                  </w:r>
                  <w:r>
                    <w:rPr>
                      <w:rFonts w:ascii="Arial MT"/>
                      <w:spacing w:val="-2"/>
                      <w:sz w:val="16"/>
                    </w:rPr>
                    <w:t>content/</w:t>
                  </w:r>
                </w:hyperlink>
              </w:p>
            </w:txbxContent>
          </v:textbox>
          <w10:wrap anchorx="page" anchory="page"/>
        </v:shape>
      </w:pict>
    </w:r>
    <w:r>
      <w:rPr>
        <w:sz w:val="20"/>
      </w:rPr>
      <w:pict>
        <v:shape id="docshape4" o:spid="_x0000_s2052" type="#_x0000_t202" style="position:absolute;margin-left:567pt;margin-top:767.25pt;width:22.05pt;height:10.95pt;z-index:-251653120;mso-position-horizontal-relative:page;mso-position-vertical-relative:page" filled="f" stroked="f">
          <v:textbox inset="0,0,0,0">
            <w:txbxContent>
              <w:p w:rsidR="00222554" w:rsidRDefault="00BD7E7B">
                <w:pPr>
                  <w:spacing w:before="14"/>
                  <w:ind w:left="20"/>
                  <w:rPr>
                    <w:rFonts w:ascii="Arial MT"/>
                    <w:sz w:val="16"/>
                  </w:rPr>
                </w:pPr>
                <w:r>
                  <w:rPr>
                    <w:rFonts w:ascii="Arial MT"/>
                    <w:spacing w:val="-2"/>
                    <w:sz w:val="16"/>
                  </w:rPr>
                  <w:fldChar w:fldCharType="begin"/>
                </w:r>
                <w:r>
                  <w:rPr>
                    <w:rFonts w:ascii="Arial MT"/>
                    <w:spacing w:val="-2"/>
                    <w:sz w:val="16"/>
                  </w:rPr>
                  <w:instrText xml:space="preserve"> PAGE </w:instrText>
                </w:r>
                <w:r>
                  <w:rPr>
                    <w:rFonts w:ascii="Arial MT"/>
                    <w:spacing w:val="-2"/>
                    <w:sz w:val="16"/>
                  </w:rPr>
                  <w:fldChar w:fldCharType="separate"/>
                </w:r>
                <w:r w:rsidR="00740474">
                  <w:rPr>
                    <w:rFonts w:ascii="Arial MT"/>
                    <w:noProof/>
                    <w:spacing w:val="-2"/>
                    <w:sz w:val="16"/>
                  </w:rPr>
                  <w:t>80</w:t>
                </w:r>
                <w:r>
                  <w:rPr>
                    <w:rFonts w:ascii="Arial MT"/>
                    <w:spacing w:val="-2"/>
                    <w:sz w:val="16"/>
                  </w:rPr>
                  <w:fldChar w:fldCharType="end"/>
                </w:r>
                <w:r>
                  <w:rPr>
                    <w:rFonts w:ascii="Arial MT"/>
                    <w:spacing w:val="-2"/>
                    <w:sz w:val="16"/>
                  </w:rPr>
                  <w:t>/</w:t>
                </w:r>
                <w:r>
                  <w:rPr>
                    <w:rFonts w:ascii="Arial MT"/>
                    <w:spacing w:val="-2"/>
                    <w:sz w:val="16"/>
                  </w:rPr>
                  <w:fldChar w:fldCharType="begin"/>
                </w:r>
                <w:r>
                  <w:rPr>
                    <w:rFonts w:ascii="Arial MT"/>
                    <w:spacing w:val="-2"/>
                    <w:sz w:val="16"/>
                  </w:rPr>
                  <w:instrText xml:space="preserve"> NUMPAGES </w:instrText>
                </w:r>
                <w:r>
                  <w:rPr>
                    <w:rFonts w:ascii="Arial MT"/>
                    <w:spacing w:val="-2"/>
                    <w:sz w:val="16"/>
                  </w:rPr>
                  <w:fldChar w:fldCharType="separate"/>
                </w:r>
                <w:r w:rsidR="00740474">
                  <w:rPr>
                    <w:rFonts w:ascii="Arial MT"/>
                    <w:noProof/>
                    <w:spacing w:val="-2"/>
                    <w:sz w:val="16"/>
                  </w:rPr>
                  <w:t>80</w:t>
                </w:r>
                <w:r>
                  <w:rPr>
                    <w:rFonts w:ascii="Arial MT"/>
                    <w:spacing w:val="-2"/>
                    <w:sz w:val="16"/>
                  </w:rPr>
                  <w:fldChar w:fldCharType="end"/>
                </w:r>
              </w:p>
            </w:txbxContent>
          </v:textbox>
          <w10:wrap anchorx="page" anchory="pag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2554" w:rsidRDefault="00BD7E7B">
    <w:pPr>
      <w:pStyle w:val="BodyText"/>
      <w:spacing w:line="14" w:lineRule="auto"/>
      <w:rPr>
        <w:sz w:val="18"/>
      </w:rPr>
    </w:pPr>
    <w:r>
      <w:rPr>
        <w:sz w:val="18"/>
      </w:rPr>
      <w:pict>
        <v:shapetype id="_x0000_t202" coordsize="21600,21600" o:spt="202" path="m,l,21600r21600,l21600,xe">
          <v:stroke joinstyle="miter"/>
          <v:path gradientshapeok="t" o:connecttype="rect"/>
        </v:shapetype>
        <v:shape id="docshape1" o:spid="_x0000_s2049" type="#_x0000_t202" style="position:absolute;margin-left:23pt;margin-top:14.25pt;width:61.9pt;height:10.95pt;z-index:-251656192;mso-position-horizontal-relative:page;mso-position-vertical-relative:page" filled="f" stroked="f">
          <v:textbox inset="0,0,0,0">
            <w:txbxContent>
              <w:p w:rsidR="00222554" w:rsidRDefault="00BD7E7B">
                <w:pPr>
                  <w:spacing w:before="14"/>
                  <w:ind w:left="20"/>
                  <w:rPr>
                    <w:rFonts w:ascii="Arial MT"/>
                    <w:sz w:val="16"/>
                  </w:rPr>
                </w:pPr>
                <w:r>
                  <w:rPr>
                    <w:rFonts w:ascii="Arial MT"/>
                    <w:sz w:val="16"/>
                  </w:rPr>
                  <w:t>5/11/26,1:42</w:t>
                </w:r>
                <w:r>
                  <w:rPr>
                    <w:rFonts w:ascii="Arial MT"/>
                    <w:spacing w:val="-5"/>
                    <w:sz w:val="16"/>
                  </w:rPr>
                  <w:t>AM</w:t>
                </w:r>
              </w:p>
            </w:txbxContent>
          </v:textbox>
          <w10:wrap anchorx="page" anchory="page"/>
        </v:shape>
      </w:pict>
    </w:r>
    <w:r>
      <w:rPr>
        <w:sz w:val="18"/>
      </w:rPr>
      <w:pict>
        <v:shape id="docshape2" o:spid="_x0000_s2050" type="#_x0000_t202" style="position:absolute;margin-left:181.65pt;margin-top:14.25pt;width:338.6pt;height:10.95pt;z-index:-251655168;mso-position-horizontal-relative:page;mso-position-vertical-relative:page" filled="f" stroked="f">
          <v:textbox inset="0,0,0,0">
            <w:txbxContent>
              <w:p w:rsidR="00222554" w:rsidRDefault="00BD7E7B">
                <w:pPr>
                  <w:spacing w:before="14"/>
                  <w:ind w:left="20"/>
                  <w:rPr>
                    <w:rFonts w:ascii="Arial MT" w:hAnsi="Arial MT"/>
                    <w:sz w:val="16"/>
                  </w:rPr>
                </w:pPr>
                <w:r>
                  <w:rPr>
                    <w:rFonts w:ascii="Arial MT" w:hAnsi="Arial MT"/>
                    <w:sz w:val="16"/>
                  </w:rPr>
                  <w:t>Reporter’sGuidetoDetectingAI-GeneratedContent –GlobalInvestigat</w:t>
                </w:r>
                <w:r>
                  <w:rPr>
                    <w:rFonts w:ascii="Arial MT" w:hAnsi="Arial MT"/>
                    <w:sz w:val="16"/>
                  </w:rPr>
                  <w:t xml:space="preserve">iveJournalism </w:t>
                </w:r>
                <w:r>
                  <w:rPr>
                    <w:rFonts w:ascii="Arial MT" w:hAnsi="Arial MT"/>
                    <w:spacing w:val="-2"/>
                    <w:sz w:val="16"/>
                  </w:rPr>
                  <w:t>Network</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7.5pt;height:7.5pt" o:bullet="t">
        <v:imagedata r:id="rId1" o:title="image7"/>
      </v:shape>
    </w:pict>
  </w:numPicBullet>
  <w:numPicBullet w:numPicBulletId="1">
    <w:pict>
      <v:shape id="_x0000_i1051" type="#_x0000_t75" style="width:7.5pt;height:7.5pt" o:bullet="t">
        <v:imagedata r:id="rId2" o:title="image6"/>
      </v:shape>
    </w:pict>
  </w:numPicBullet>
  <w:numPicBullet w:numPicBulletId="2">
    <w:pict>
      <v:shape id="_x0000_i1052" type="#_x0000_t75" style="width:7.5pt;height:7.5pt" o:bullet="t">
        <v:imagedata r:id="rId3" o:title="image5"/>
      </v:shape>
    </w:pict>
  </w:numPicBullet>
  <w:abstractNum w:abstractNumId="0">
    <w:nsid w:val="01C05A62"/>
    <w:multiLevelType w:val="multilevel"/>
    <w:tmpl w:val="656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4059B"/>
    <w:multiLevelType w:val="multilevel"/>
    <w:tmpl w:val="7A14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B443FF"/>
    <w:multiLevelType w:val="multilevel"/>
    <w:tmpl w:val="9AB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51F34A1"/>
    <w:multiLevelType w:val="multilevel"/>
    <w:tmpl w:val="8112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1A0F98"/>
    <w:multiLevelType w:val="hybridMultilevel"/>
    <w:tmpl w:val="EAC08220"/>
    <w:lvl w:ilvl="0" w:tplc="8334E8C8">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F66C5122">
      <w:numFmt w:val="bullet"/>
      <w:lvlText w:val="•"/>
      <w:lvlJc w:val="left"/>
      <w:pPr>
        <w:ind w:left="1908" w:hanging="379"/>
      </w:pPr>
      <w:rPr>
        <w:rFonts w:hint="default"/>
        <w:lang w:val="en-US" w:eastAsia="en-US" w:bidi="ar-SA"/>
      </w:rPr>
    </w:lvl>
    <w:lvl w:ilvl="2" w:tplc="EFE85CB2">
      <w:numFmt w:val="bullet"/>
      <w:lvlText w:val="•"/>
      <w:lvlJc w:val="left"/>
      <w:pPr>
        <w:ind w:left="2976" w:hanging="379"/>
      </w:pPr>
      <w:rPr>
        <w:rFonts w:hint="default"/>
        <w:lang w:val="en-US" w:eastAsia="en-US" w:bidi="ar-SA"/>
      </w:rPr>
    </w:lvl>
    <w:lvl w:ilvl="3" w:tplc="8CA05432">
      <w:numFmt w:val="bullet"/>
      <w:lvlText w:val="•"/>
      <w:lvlJc w:val="left"/>
      <w:pPr>
        <w:ind w:left="4044" w:hanging="379"/>
      </w:pPr>
      <w:rPr>
        <w:rFonts w:hint="default"/>
        <w:lang w:val="en-US" w:eastAsia="en-US" w:bidi="ar-SA"/>
      </w:rPr>
    </w:lvl>
    <w:lvl w:ilvl="4" w:tplc="89CE2950">
      <w:numFmt w:val="bullet"/>
      <w:lvlText w:val="•"/>
      <w:lvlJc w:val="left"/>
      <w:pPr>
        <w:ind w:left="5112" w:hanging="379"/>
      </w:pPr>
      <w:rPr>
        <w:rFonts w:hint="default"/>
        <w:lang w:val="en-US" w:eastAsia="en-US" w:bidi="ar-SA"/>
      </w:rPr>
    </w:lvl>
    <w:lvl w:ilvl="5" w:tplc="5A748E12">
      <w:numFmt w:val="bullet"/>
      <w:lvlText w:val="•"/>
      <w:lvlJc w:val="left"/>
      <w:pPr>
        <w:ind w:left="6180" w:hanging="379"/>
      </w:pPr>
      <w:rPr>
        <w:rFonts w:hint="default"/>
        <w:lang w:val="en-US" w:eastAsia="en-US" w:bidi="ar-SA"/>
      </w:rPr>
    </w:lvl>
    <w:lvl w:ilvl="6" w:tplc="CCA203BE">
      <w:numFmt w:val="bullet"/>
      <w:lvlText w:val="•"/>
      <w:lvlJc w:val="left"/>
      <w:pPr>
        <w:ind w:left="7248" w:hanging="379"/>
      </w:pPr>
      <w:rPr>
        <w:rFonts w:hint="default"/>
        <w:lang w:val="en-US" w:eastAsia="en-US" w:bidi="ar-SA"/>
      </w:rPr>
    </w:lvl>
    <w:lvl w:ilvl="7" w:tplc="E0EA2DC2">
      <w:numFmt w:val="bullet"/>
      <w:lvlText w:val="•"/>
      <w:lvlJc w:val="left"/>
      <w:pPr>
        <w:ind w:left="8316" w:hanging="379"/>
      </w:pPr>
      <w:rPr>
        <w:rFonts w:hint="default"/>
        <w:lang w:val="en-US" w:eastAsia="en-US" w:bidi="ar-SA"/>
      </w:rPr>
    </w:lvl>
    <w:lvl w:ilvl="8" w:tplc="D3200392">
      <w:numFmt w:val="bullet"/>
      <w:lvlText w:val="•"/>
      <w:lvlJc w:val="left"/>
      <w:pPr>
        <w:ind w:left="9384" w:hanging="379"/>
      </w:pPr>
      <w:rPr>
        <w:rFonts w:hint="default"/>
        <w:lang w:val="en-US" w:eastAsia="en-US" w:bidi="ar-SA"/>
      </w:rPr>
    </w:lvl>
  </w:abstractNum>
  <w:abstractNum w:abstractNumId="5">
    <w:nsid w:val="09356699"/>
    <w:multiLevelType w:val="multilevel"/>
    <w:tmpl w:val="AD7E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C56042F"/>
    <w:multiLevelType w:val="multilevel"/>
    <w:tmpl w:val="431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D373965"/>
    <w:multiLevelType w:val="multilevel"/>
    <w:tmpl w:val="3C52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36515D"/>
    <w:multiLevelType w:val="hybridMultilevel"/>
    <w:tmpl w:val="2DB29422"/>
    <w:lvl w:ilvl="0" w:tplc="8B2213A6">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46FC858C">
      <w:numFmt w:val="bullet"/>
      <w:lvlText w:val="•"/>
      <w:lvlJc w:val="left"/>
      <w:pPr>
        <w:ind w:left="1908" w:hanging="379"/>
      </w:pPr>
      <w:rPr>
        <w:rFonts w:hint="default"/>
        <w:lang w:val="en-US" w:eastAsia="en-US" w:bidi="ar-SA"/>
      </w:rPr>
    </w:lvl>
    <w:lvl w:ilvl="2" w:tplc="B328A4E2">
      <w:numFmt w:val="bullet"/>
      <w:lvlText w:val="•"/>
      <w:lvlJc w:val="left"/>
      <w:pPr>
        <w:ind w:left="2976" w:hanging="379"/>
      </w:pPr>
      <w:rPr>
        <w:rFonts w:hint="default"/>
        <w:lang w:val="en-US" w:eastAsia="en-US" w:bidi="ar-SA"/>
      </w:rPr>
    </w:lvl>
    <w:lvl w:ilvl="3" w:tplc="1D66245A">
      <w:numFmt w:val="bullet"/>
      <w:lvlText w:val="•"/>
      <w:lvlJc w:val="left"/>
      <w:pPr>
        <w:ind w:left="4044" w:hanging="379"/>
      </w:pPr>
      <w:rPr>
        <w:rFonts w:hint="default"/>
        <w:lang w:val="en-US" w:eastAsia="en-US" w:bidi="ar-SA"/>
      </w:rPr>
    </w:lvl>
    <w:lvl w:ilvl="4" w:tplc="0F825320">
      <w:numFmt w:val="bullet"/>
      <w:lvlText w:val="•"/>
      <w:lvlJc w:val="left"/>
      <w:pPr>
        <w:ind w:left="5112" w:hanging="379"/>
      </w:pPr>
      <w:rPr>
        <w:rFonts w:hint="default"/>
        <w:lang w:val="en-US" w:eastAsia="en-US" w:bidi="ar-SA"/>
      </w:rPr>
    </w:lvl>
    <w:lvl w:ilvl="5" w:tplc="7CDC6104">
      <w:numFmt w:val="bullet"/>
      <w:lvlText w:val="•"/>
      <w:lvlJc w:val="left"/>
      <w:pPr>
        <w:ind w:left="6180" w:hanging="379"/>
      </w:pPr>
      <w:rPr>
        <w:rFonts w:hint="default"/>
        <w:lang w:val="en-US" w:eastAsia="en-US" w:bidi="ar-SA"/>
      </w:rPr>
    </w:lvl>
    <w:lvl w:ilvl="6" w:tplc="3BE637E8">
      <w:numFmt w:val="bullet"/>
      <w:lvlText w:val="•"/>
      <w:lvlJc w:val="left"/>
      <w:pPr>
        <w:ind w:left="7248" w:hanging="379"/>
      </w:pPr>
      <w:rPr>
        <w:rFonts w:hint="default"/>
        <w:lang w:val="en-US" w:eastAsia="en-US" w:bidi="ar-SA"/>
      </w:rPr>
    </w:lvl>
    <w:lvl w:ilvl="7" w:tplc="0FB628AC">
      <w:numFmt w:val="bullet"/>
      <w:lvlText w:val="•"/>
      <w:lvlJc w:val="left"/>
      <w:pPr>
        <w:ind w:left="8316" w:hanging="379"/>
      </w:pPr>
      <w:rPr>
        <w:rFonts w:hint="default"/>
        <w:lang w:val="en-US" w:eastAsia="en-US" w:bidi="ar-SA"/>
      </w:rPr>
    </w:lvl>
    <w:lvl w:ilvl="8" w:tplc="9EC2EC4A">
      <w:numFmt w:val="bullet"/>
      <w:lvlText w:val="•"/>
      <w:lvlJc w:val="left"/>
      <w:pPr>
        <w:ind w:left="9384" w:hanging="379"/>
      </w:pPr>
      <w:rPr>
        <w:rFonts w:hint="default"/>
        <w:lang w:val="en-US" w:eastAsia="en-US" w:bidi="ar-SA"/>
      </w:rPr>
    </w:lvl>
  </w:abstractNum>
  <w:abstractNum w:abstractNumId="9">
    <w:nsid w:val="0E9764E7"/>
    <w:multiLevelType w:val="multilevel"/>
    <w:tmpl w:val="756663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1EC4FE2"/>
    <w:multiLevelType w:val="hybridMultilevel"/>
    <w:tmpl w:val="A05464C2"/>
    <w:lvl w:ilvl="0" w:tplc="D2FEFC5E">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2EA49B62">
      <w:numFmt w:val="bullet"/>
      <w:lvlText w:val="&amp;"/>
      <w:lvlPicBulletId w:val="1"/>
      <w:lvlJc w:val="left"/>
      <w:pPr>
        <w:ind w:left="836" w:hanging="357"/>
      </w:pPr>
      <w:rPr>
        <w:rFonts w:ascii="Times New Roman" w:eastAsia="Times New Roman" w:hAnsi="Times New Roman" w:cs="Times New Roman" w:hint="default"/>
        <w:b w:val="0"/>
        <w:bCs w:val="0"/>
        <w:i w:val="0"/>
        <w:iCs w:val="0"/>
        <w:w w:val="100"/>
        <w:position w:val="5"/>
        <w:sz w:val="11"/>
        <w:szCs w:val="11"/>
        <w:lang w:val="en-US" w:eastAsia="en-US" w:bidi="ar-SA"/>
      </w:rPr>
    </w:lvl>
    <w:lvl w:ilvl="2" w:tplc="8F82EC7E">
      <w:numFmt w:val="bullet"/>
      <w:lvlText w:val="•"/>
      <w:lvlJc w:val="left"/>
      <w:pPr>
        <w:ind w:left="2976" w:hanging="357"/>
      </w:pPr>
      <w:rPr>
        <w:rFonts w:hint="default"/>
        <w:lang w:val="en-US" w:eastAsia="en-US" w:bidi="ar-SA"/>
      </w:rPr>
    </w:lvl>
    <w:lvl w:ilvl="3" w:tplc="29DC6C00">
      <w:numFmt w:val="bullet"/>
      <w:lvlText w:val="•"/>
      <w:lvlJc w:val="left"/>
      <w:pPr>
        <w:ind w:left="4044" w:hanging="357"/>
      </w:pPr>
      <w:rPr>
        <w:rFonts w:hint="default"/>
        <w:lang w:val="en-US" w:eastAsia="en-US" w:bidi="ar-SA"/>
      </w:rPr>
    </w:lvl>
    <w:lvl w:ilvl="4" w:tplc="93444158">
      <w:numFmt w:val="bullet"/>
      <w:lvlText w:val="•"/>
      <w:lvlJc w:val="left"/>
      <w:pPr>
        <w:ind w:left="5112" w:hanging="357"/>
      </w:pPr>
      <w:rPr>
        <w:rFonts w:hint="default"/>
        <w:lang w:val="en-US" w:eastAsia="en-US" w:bidi="ar-SA"/>
      </w:rPr>
    </w:lvl>
    <w:lvl w:ilvl="5" w:tplc="3F920DDE">
      <w:numFmt w:val="bullet"/>
      <w:lvlText w:val="•"/>
      <w:lvlJc w:val="left"/>
      <w:pPr>
        <w:ind w:left="6180" w:hanging="357"/>
      </w:pPr>
      <w:rPr>
        <w:rFonts w:hint="default"/>
        <w:lang w:val="en-US" w:eastAsia="en-US" w:bidi="ar-SA"/>
      </w:rPr>
    </w:lvl>
    <w:lvl w:ilvl="6" w:tplc="5538D92A">
      <w:numFmt w:val="bullet"/>
      <w:lvlText w:val="•"/>
      <w:lvlJc w:val="left"/>
      <w:pPr>
        <w:ind w:left="7248" w:hanging="357"/>
      </w:pPr>
      <w:rPr>
        <w:rFonts w:hint="default"/>
        <w:lang w:val="en-US" w:eastAsia="en-US" w:bidi="ar-SA"/>
      </w:rPr>
    </w:lvl>
    <w:lvl w:ilvl="7" w:tplc="C6CACCBC">
      <w:numFmt w:val="bullet"/>
      <w:lvlText w:val="•"/>
      <w:lvlJc w:val="left"/>
      <w:pPr>
        <w:ind w:left="8316" w:hanging="357"/>
      </w:pPr>
      <w:rPr>
        <w:rFonts w:hint="default"/>
        <w:lang w:val="en-US" w:eastAsia="en-US" w:bidi="ar-SA"/>
      </w:rPr>
    </w:lvl>
    <w:lvl w:ilvl="8" w:tplc="EE221560">
      <w:numFmt w:val="bullet"/>
      <w:lvlText w:val="•"/>
      <w:lvlJc w:val="left"/>
      <w:pPr>
        <w:ind w:left="9384" w:hanging="357"/>
      </w:pPr>
      <w:rPr>
        <w:rFonts w:hint="default"/>
        <w:lang w:val="en-US" w:eastAsia="en-US" w:bidi="ar-SA"/>
      </w:rPr>
    </w:lvl>
  </w:abstractNum>
  <w:abstractNum w:abstractNumId="11">
    <w:nsid w:val="127D0B71"/>
    <w:multiLevelType w:val="multilevel"/>
    <w:tmpl w:val="1F6E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39A1E32"/>
    <w:multiLevelType w:val="multilevel"/>
    <w:tmpl w:val="4754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3E3868"/>
    <w:multiLevelType w:val="hybridMultilevel"/>
    <w:tmpl w:val="64AE0808"/>
    <w:lvl w:ilvl="0" w:tplc="83B43014">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E8CC5E66">
      <w:numFmt w:val="bullet"/>
      <w:lvlText w:val="•"/>
      <w:lvlJc w:val="left"/>
      <w:pPr>
        <w:ind w:left="1908" w:hanging="379"/>
      </w:pPr>
      <w:rPr>
        <w:rFonts w:hint="default"/>
        <w:lang w:val="en-US" w:eastAsia="en-US" w:bidi="ar-SA"/>
      </w:rPr>
    </w:lvl>
    <w:lvl w:ilvl="2" w:tplc="FE662C4C">
      <w:numFmt w:val="bullet"/>
      <w:lvlText w:val="•"/>
      <w:lvlJc w:val="left"/>
      <w:pPr>
        <w:ind w:left="2976" w:hanging="379"/>
      </w:pPr>
      <w:rPr>
        <w:rFonts w:hint="default"/>
        <w:lang w:val="en-US" w:eastAsia="en-US" w:bidi="ar-SA"/>
      </w:rPr>
    </w:lvl>
    <w:lvl w:ilvl="3" w:tplc="A8BE14BA">
      <w:numFmt w:val="bullet"/>
      <w:lvlText w:val="•"/>
      <w:lvlJc w:val="left"/>
      <w:pPr>
        <w:ind w:left="4044" w:hanging="379"/>
      </w:pPr>
      <w:rPr>
        <w:rFonts w:hint="default"/>
        <w:lang w:val="en-US" w:eastAsia="en-US" w:bidi="ar-SA"/>
      </w:rPr>
    </w:lvl>
    <w:lvl w:ilvl="4" w:tplc="7EB2E2B0">
      <w:numFmt w:val="bullet"/>
      <w:lvlText w:val="•"/>
      <w:lvlJc w:val="left"/>
      <w:pPr>
        <w:ind w:left="5112" w:hanging="379"/>
      </w:pPr>
      <w:rPr>
        <w:rFonts w:hint="default"/>
        <w:lang w:val="en-US" w:eastAsia="en-US" w:bidi="ar-SA"/>
      </w:rPr>
    </w:lvl>
    <w:lvl w:ilvl="5" w:tplc="01FA12C6">
      <w:numFmt w:val="bullet"/>
      <w:lvlText w:val="•"/>
      <w:lvlJc w:val="left"/>
      <w:pPr>
        <w:ind w:left="6180" w:hanging="379"/>
      </w:pPr>
      <w:rPr>
        <w:rFonts w:hint="default"/>
        <w:lang w:val="en-US" w:eastAsia="en-US" w:bidi="ar-SA"/>
      </w:rPr>
    </w:lvl>
    <w:lvl w:ilvl="6" w:tplc="79763A7A">
      <w:numFmt w:val="bullet"/>
      <w:lvlText w:val="•"/>
      <w:lvlJc w:val="left"/>
      <w:pPr>
        <w:ind w:left="7248" w:hanging="379"/>
      </w:pPr>
      <w:rPr>
        <w:rFonts w:hint="default"/>
        <w:lang w:val="en-US" w:eastAsia="en-US" w:bidi="ar-SA"/>
      </w:rPr>
    </w:lvl>
    <w:lvl w:ilvl="7" w:tplc="C06EB536">
      <w:numFmt w:val="bullet"/>
      <w:lvlText w:val="•"/>
      <w:lvlJc w:val="left"/>
      <w:pPr>
        <w:ind w:left="8316" w:hanging="379"/>
      </w:pPr>
      <w:rPr>
        <w:rFonts w:hint="default"/>
        <w:lang w:val="en-US" w:eastAsia="en-US" w:bidi="ar-SA"/>
      </w:rPr>
    </w:lvl>
    <w:lvl w:ilvl="8" w:tplc="6D8ACDC8">
      <w:numFmt w:val="bullet"/>
      <w:lvlText w:val="•"/>
      <w:lvlJc w:val="left"/>
      <w:pPr>
        <w:ind w:left="9384" w:hanging="379"/>
      </w:pPr>
      <w:rPr>
        <w:rFonts w:hint="default"/>
        <w:lang w:val="en-US" w:eastAsia="en-US" w:bidi="ar-SA"/>
      </w:rPr>
    </w:lvl>
  </w:abstractNum>
  <w:abstractNum w:abstractNumId="14">
    <w:nsid w:val="14773E61"/>
    <w:multiLevelType w:val="multilevel"/>
    <w:tmpl w:val="9C3A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69D2CBB"/>
    <w:multiLevelType w:val="multilevel"/>
    <w:tmpl w:val="5EE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120D4D"/>
    <w:multiLevelType w:val="hybridMultilevel"/>
    <w:tmpl w:val="0840F17A"/>
    <w:lvl w:ilvl="0" w:tplc="808E6E4C">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BE429874">
      <w:numFmt w:val="bullet"/>
      <w:lvlText w:val="•"/>
      <w:lvlJc w:val="left"/>
      <w:pPr>
        <w:ind w:left="1908" w:hanging="379"/>
      </w:pPr>
      <w:rPr>
        <w:rFonts w:hint="default"/>
        <w:lang w:val="en-US" w:eastAsia="en-US" w:bidi="ar-SA"/>
      </w:rPr>
    </w:lvl>
    <w:lvl w:ilvl="2" w:tplc="47226A32">
      <w:numFmt w:val="bullet"/>
      <w:lvlText w:val="•"/>
      <w:lvlJc w:val="left"/>
      <w:pPr>
        <w:ind w:left="2976" w:hanging="379"/>
      </w:pPr>
      <w:rPr>
        <w:rFonts w:hint="default"/>
        <w:lang w:val="en-US" w:eastAsia="en-US" w:bidi="ar-SA"/>
      </w:rPr>
    </w:lvl>
    <w:lvl w:ilvl="3" w:tplc="5AB07884">
      <w:numFmt w:val="bullet"/>
      <w:lvlText w:val="•"/>
      <w:lvlJc w:val="left"/>
      <w:pPr>
        <w:ind w:left="4044" w:hanging="379"/>
      </w:pPr>
      <w:rPr>
        <w:rFonts w:hint="default"/>
        <w:lang w:val="en-US" w:eastAsia="en-US" w:bidi="ar-SA"/>
      </w:rPr>
    </w:lvl>
    <w:lvl w:ilvl="4" w:tplc="C0CAB644">
      <w:numFmt w:val="bullet"/>
      <w:lvlText w:val="•"/>
      <w:lvlJc w:val="left"/>
      <w:pPr>
        <w:ind w:left="5112" w:hanging="379"/>
      </w:pPr>
      <w:rPr>
        <w:rFonts w:hint="default"/>
        <w:lang w:val="en-US" w:eastAsia="en-US" w:bidi="ar-SA"/>
      </w:rPr>
    </w:lvl>
    <w:lvl w:ilvl="5" w:tplc="D3ECB4DC">
      <w:numFmt w:val="bullet"/>
      <w:lvlText w:val="•"/>
      <w:lvlJc w:val="left"/>
      <w:pPr>
        <w:ind w:left="6180" w:hanging="379"/>
      </w:pPr>
      <w:rPr>
        <w:rFonts w:hint="default"/>
        <w:lang w:val="en-US" w:eastAsia="en-US" w:bidi="ar-SA"/>
      </w:rPr>
    </w:lvl>
    <w:lvl w:ilvl="6" w:tplc="D2546AA6">
      <w:numFmt w:val="bullet"/>
      <w:lvlText w:val="•"/>
      <w:lvlJc w:val="left"/>
      <w:pPr>
        <w:ind w:left="7248" w:hanging="379"/>
      </w:pPr>
      <w:rPr>
        <w:rFonts w:hint="default"/>
        <w:lang w:val="en-US" w:eastAsia="en-US" w:bidi="ar-SA"/>
      </w:rPr>
    </w:lvl>
    <w:lvl w:ilvl="7" w:tplc="DFC05B16">
      <w:numFmt w:val="bullet"/>
      <w:lvlText w:val="•"/>
      <w:lvlJc w:val="left"/>
      <w:pPr>
        <w:ind w:left="8316" w:hanging="379"/>
      </w:pPr>
      <w:rPr>
        <w:rFonts w:hint="default"/>
        <w:lang w:val="en-US" w:eastAsia="en-US" w:bidi="ar-SA"/>
      </w:rPr>
    </w:lvl>
    <w:lvl w:ilvl="8" w:tplc="ADC29DAA">
      <w:numFmt w:val="bullet"/>
      <w:lvlText w:val="•"/>
      <w:lvlJc w:val="left"/>
      <w:pPr>
        <w:ind w:left="9384" w:hanging="379"/>
      </w:pPr>
      <w:rPr>
        <w:rFonts w:hint="default"/>
        <w:lang w:val="en-US" w:eastAsia="en-US" w:bidi="ar-SA"/>
      </w:rPr>
    </w:lvl>
  </w:abstractNum>
  <w:abstractNum w:abstractNumId="17">
    <w:nsid w:val="190B01D5"/>
    <w:multiLevelType w:val="multilevel"/>
    <w:tmpl w:val="CBEA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324A95"/>
    <w:multiLevelType w:val="multilevel"/>
    <w:tmpl w:val="DDB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94114A3"/>
    <w:multiLevelType w:val="hybridMultilevel"/>
    <w:tmpl w:val="C1080576"/>
    <w:lvl w:ilvl="0" w:tplc="BAA4D7F6">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91F4C6B0">
      <w:numFmt w:val="bullet"/>
      <w:lvlText w:val="•"/>
      <w:lvlJc w:val="left"/>
      <w:pPr>
        <w:ind w:left="1908" w:hanging="379"/>
      </w:pPr>
      <w:rPr>
        <w:rFonts w:hint="default"/>
        <w:lang w:val="en-US" w:eastAsia="en-US" w:bidi="ar-SA"/>
      </w:rPr>
    </w:lvl>
    <w:lvl w:ilvl="2" w:tplc="CAD4DA02">
      <w:numFmt w:val="bullet"/>
      <w:lvlText w:val="•"/>
      <w:lvlJc w:val="left"/>
      <w:pPr>
        <w:ind w:left="2976" w:hanging="379"/>
      </w:pPr>
      <w:rPr>
        <w:rFonts w:hint="default"/>
        <w:lang w:val="en-US" w:eastAsia="en-US" w:bidi="ar-SA"/>
      </w:rPr>
    </w:lvl>
    <w:lvl w:ilvl="3" w:tplc="3612E242">
      <w:numFmt w:val="bullet"/>
      <w:lvlText w:val="•"/>
      <w:lvlJc w:val="left"/>
      <w:pPr>
        <w:ind w:left="4044" w:hanging="379"/>
      </w:pPr>
      <w:rPr>
        <w:rFonts w:hint="default"/>
        <w:lang w:val="en-US" w:eastAsia="en-US" w:bidi="ar-SA"/>
      </w:rPr>
    </w:lvl>
    <w:lvl w:ilvl="4" w:tplc="96C2F820">
      <w:numFmt w:val="bullet"/>
      <w:lvlText w:val="•"/>
      <w:lvlJc w:val="left"/>
      <w:pPr>
        <w:ind w:left="5112" w:hanging="379"/>
      </w:pPr>
      <w:rPr>
        <w:rFonts w:hint="default"/>
        <w:lang w:val="en-US" w:eastAsia="en-US" w:bidi="ar-SA"/>
      </w:rPr>
    </w:lvl>
    <w:lvl w:ilvl="5" w:tplc="6C58EE2A">
      <w:numFmt w:val="bullet"/>
      <w:lvlText w:val="•"/>
      <w:lvlJc w:val="left"/>
      <w:pPr>
        <w:ind w:left="6180" w:hanging="379"/>
      </w:pPr>
      <w:rPr>
        <w:rFonts w:hint="default"/>
        <w:lang w:val="en-US" w:eastAsia="en-US" w:bidi="ar-SA"/>
      </w:rPr>
    </w:lvl>
    <w:lvl w:ilvl="6" w:tplc="741CBB3A">
      <w:numFmt w:val="bullet"/>
      <w:lvlText w:val="•"/>
      <w:lvlJc w:val="left"/>
      <w:pPr>
        <w:ind w:left="7248" w:hanging="379"/>
      </w:pPr>
      <w:rPr>
        <w:rFonts w:hint="default"/>
        <w:lang w:val="en-US" w:eastAsia="en-US" w:bidi="ar-SA"/>
      </w:rPr>
    </w:lvl>
    <w:lvl w:ilvl="7" w:tplc="4866BF0A">
      <w:numFmt w:val="bullet"/>
      <w:lvlText w:val="•"/>
      <w:lvlJc w:val="left"/>
      <w:pPr>
        <w:ind w:left="8316" w:hanging="379"/>
      </w:pPr>
      <w:rPr>
        <w:rFonts w:hint="default"/>
        <w:lang w:val="en-US" w:eastAsia="en-US" w:bidi="ar-SA"/>
      </w:rPr>
    </w:lvl>
    <w:lvl w:ilvl="8" w:tplc="85E64E66">
      <w:numFmt w:val="bullet"/>
      <w:lvlText w:val="•"/>
      <w:lvlJc w:val="left"/>
      <w:pPr>
        <w:ind w:left="9384" w:hanging="379"/>
      </w:pPr>
      <w:rPr>
        <w:rFonts w:hint="default"/>
        <w:lang w:val="en-US" w:eastAsia="en-US" w:bidi="ar-SA"/>
      </w:rPr>
    </w:lvl>
  </w:abstractNum>
  <w:abstractNum w:abstractNumId="20">
    <w:nsid w:val="1B537E65"/>
    <w:multiLevelType w:val="hybridMultilevel"/>
    <w:tmpl w:val="627C9C50"/>
    <w:lvl w:ilvl="0" w:tplc="33DCD7E6">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109EF89C">
      <w:numFmt w:val="bullet"/>
      <w:lvlText w:val="•"/>
      <w:lvlJc w:val="left"/>
      <w:pPr>
        <w:ind w:left="1908" w:hanging="379"/>
      </w:pPr>
      <w:rPr>
        <w:rFonts w:hint="default"/>
        <w:lang w:val="en-US" w:eastAsia="en-US" w:bidi="ar-SA"/>
      </w:rPr>
    </w:lvl>
    <w:lvl w:ilvl="2" w:tplc="11C2ADB2">
      <w:numFmt w:val="bullet"/>
      <w:lvlText w:val="•"/>
      <w:lvlJc w:val="left"/>
      <w:pPr>
        <w:ind w:left="2976" w:hanging="379"/>
      </w:pPr>
      <w:rPr>
        <w:rFonts w:hint="default"/>
        <w:lang w:val="en-US" w:eastAsia="en-US" w:bidi="ar-SA"/>
      </w:rPr>
    </w:lvl>
    <w:lvl w:ilvl="3" w:tplc="11543BE0">
      <w:numFmt w:val="bullet"/>
      <w:lvlText w:val="•"/>
      <w:lvlJc w:val="left"/>
      <w:pPr>
        <w:ind w:left="4044" w:hanging="379"/>
      </w:pPr>
      <w:rPr>
        <w:rFonts w:hint="default"/>
        <w:lang w:val="en-US" w:eastAsia="en-US" w:bidi="ar-SA"/>
      </w:rPr>
    </w:lvl>
    <w:lvl w:ilvl="4" w:tplc="68145046">
      <w:numFmt w:val="bullet"/>
      <w:lvlText w:val="•"/>
      <w:lvlJc w:val="left"/>
      <w:pPr>
        <w:ind w:left="5112" w:hanging="379"/>
      </w:pPr>
      <w:rPr>
        <w:rFonts w:hint="default"/>
        <w:lang w:val="en-US" w:eastAsia="en-US" w:bidi="ar-SA"/>
      </w:rPr>
    </w:lvl>
    <w:lvl w:ilvl="5" w:tplc="FF40E3F6">
      <w:numFmt w:val="bullet"/>
      <w:lvlText w:val="•"/>
      <w:lvlJc w:val="left"/>
      <w:pPr>
        <w:ind w:left="6180" w:hanging="379"/>
      </w:pPr>
      <w:rPr>
        <w:rFonts w:hint="default"/>
        <w:lang w:val="en-US" w:eastAsia="en-US" w:bidi="ar-SA"/>
      </w:rPr>
    </w:lvl>
    <w:lvl w:ilvl="6" w:tplc="076E7864">
      <w:numFmt w:val="bullet"/>
      <w:lvlText w:val="•"/>
      <w:lvlJc w:val="left"/>
      <w:pPr>
        <w:ind w:left="7248" w:hanging="379"/>
      </w:pPr>
      <w:rPr>
        <w:rFonts w:hint="default"/>
        <w:lang w:val="en-US" w:eastAsia="en-US" w:bidi="ar-SA"/>
      </w:rPr>
    </w:lvl>
    <w:lvl w:ilvl="7" w:tplc="02B2BA94">
      <w:numFmt w:val="bullet"/>
      <w:lvlText w:val="•"/>
      <w:lvlJc w:val="left"/>
      <w:pPr>
        <w:ind w:left="8316" w:hanging="379"/>
      </w:pPr>
      <w:rPr>
        <w:rFonts w:hint="default"/>
        <w:lang w:val="en-US" w:eastAsia="en-US" w:bidi="ar-SA"/>
      </w:rPr>
    </w:lvl>
    <w:lvl w:ilvl="8" w:tplc="51D60CBE">
      <w:numFmt w:val="bullet"/>
      <w:lvlText w:val="•"/>
      <w:lvlJc w:val="left"/>
      <w:pPr>
        <w:ind w:left="9384" w:hanging="379"/>
      </w:pPr>
      <w:rPr>
        <w:rFonts w:hint="default"/>
        <w:lang w:val="en-US" w:eastAsia="en-US" w:bidi="ar-SA"/>
      </w:rPr>
    </w:lvl>
  </w:abstractNum>
  <w:abstractNum w:abstractNumId="21">
    <w:nsid w:val="1B6523E8"/>
    <w:multiLevelType w:val="multilevel"/>
    <w:tmpl w:val="83CE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E83481F"/>
    <w:multiLevelType w:val="multilevel"/>
    <w:tmpl w:val="32E6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2B7783"/>
    <w:multiLevelType w:val="multilevel"/>
    <w:tmpl w:val="7C924A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FE70F66"/>
    <w:multiLevelType w:val="multilevel"/>
    <w:tmpl w:val="C5F8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0046573"/>
    <w:multiLevelType w:val="multilevel"/>
    <w:tmpl w:val="66E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2704953"/>
    <w:multiLevelType w:val="multilevel"/>
    <w:tmpl w:val="618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33269D7"/>
    <w:multiLevelType w:val="multilevel"/>
    <w:tmpl w:val="5394A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4BF7679"/>
    <w:multiLevelType w:val="multilevel"/>
    <w:tmpl w:val="B5B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5E75442"/>
    <w:multiLevelType w:val="hybridMultilevel"/>
    <w:tmpl w:val="6518B766"/>
    <w:lvl w:ilvl="0" w:tplc="772AF1AC">
      <w:numFmt w:val="bullet"/>
      <w:lvlText w:val="&amp;"/>
      <w:lvlPicBulletId w:val="2"/>
      <w:lvlJc w:val="left"/>
      <w:pPr>
        <w:ind w:left="836" w:hanging="357"/>
      </w:pPr>
      <w:rPr>
        <w:rFonts w:ascii="Times New Roman" w:eastAsia="Times New Roman" w:hAnsi="Times New Roman" w:cs="Times New Roman" w:hint="default"/>
        <w:b w:val="0"/>
        <w:bCs w:val="0"/>
        <w:i w:val="0"/>
        <w:iCs w:val="0"/>
        <w:w w:val="100"/>
        <w:position w:val="5"/>
        <w:sz w:val="11"/>
        <w:szCs w:val="11"/>
        <w:lang w:val="en-US" w:eastAsia="en-US" w:bidi="ar-SA"/>
      </w:rPr>
    </w:lvl>
    <w:lvl w:ilvl="1" w:tplc="FD9CDABC">
      <w:numFmt w:val="bullet"/>
      <w:lvlText w:val="•"/>
      <w:lvlJc w:val="left"/>
      <w:pPr>
        <w:ind w:left="1908" w:hanging="357"/>
      </w:pPr>
      <w:rPr>
        <w:rFonts w:hint="default"/>
        <w:lang w:val="en-US" w:eastAsia="en-US" w:bidi="ar-SA"/>
      </w:rPr>
    </w:lvl>
    <w:lvl w:ilvl="2" w:tplc="F8EC25AE">
      <w:numFmt w:val="bullet"/>
      <w:lvlText w:val="•"/>
      <w:lvlJc w:val="left"/>
      <w:pPr>
        <w:ind w:left="2976" w:hanging="357"/>
      </w:pPr>
      <w:rPr>
        <w:rFonts w:hint="default"/>
        <w:lang w:val="en-US" w:eastAsia="en-US" w:bidi="ar-SA"/>
      </w:rPr>
    </w:lvl>
    <w:lvl w:ilvl="3" w:tplc="064CDD40">
      <w:numFmt w:val="bullet"/>
      <w:lvlText w:val="•"/>
      <w:lvlJc w:val="left"/>
      <w:pPr>
        <w:ind w:left="4044" w:hanging="357"/>
      </w:pPr>
      <w:rPr>
        <w:rFonts w:hint="default"/>
        <w:lang w:val="en-US" w:eastAsia="en-US" w:bidi="ar-SA"/>
      </w:rPr>
    </w:lvl>
    <w:lvl w:ilvl="4" w:tplc="90EC501E">
      <w:numFmt w:val="bullet"/>
      <w:lvlText w:val="•"/>
      <w:lvlJc w:val="left"/>
      <w:pPr>
        <w:ind w:left="5112" w:hanging="357"/>
      </w:pPr>
      <w:rPr>
        <w:rFonts w:hint="default"/>
        <w:lang w:val="en-US" w:eastAsia="en-US" w:bidi="ar-SA"/>
      </w:rPr>
    </w:lvl>
    <w:lvl w:ilvl="5" w:tplc="E1DE9160">
      <w:numFmt w:val="bullet"/>
      <w:lvlText w:val="•"/>
      <w:lvlJc w:val="left"/>
      <w:pPr>
        <w:ind w:left="6180" w:hanging="357"/>
      </w:pPr>
      <w:rPr>
        <w:rFonts w:hint="default"/>
        <w:lang w:val="en-US" w:eastAsia="en-US" w:bidi="ar-SA"/>
      </w:rPr>
    </w:lvl>
    <w:lvl w:ilvl="6" w:tplc="9FA63796">
      <w:numFmt w:val="bullet"/>
      <w:lvlText w:val="•"/>
      <w:lvlJc w:val="left"/>
      <w:pPr>
        <w:ind w:left="7248" w:hanging="357"/>
      </w:pPr>
      <w:rPr>
        <w:rFonts w:hint="default"/>
        <w:lang w:val="en-US" w:eastAsia="en-US" w:bidi="ar-SA"/>
      </w:rPr>
    </w:lvl>
    <w:lvl w:ilvl="7" w:tplc="C04CD82C">
      <w:numFmt w:val="bullet"/>
      <w:lvlText w:val="•"/>
      <w:lvlJc w:val="left"/>
      <w:pPr>
        <w:ind w:left="8316" w:hanging="357"/>
      </w:pPr>
      <w:rPr>
        <w:rFonts w:hint="default"/>
        <w:lang w:val="en-US" w:eastAsia="en-US" w:bidi="ar-SA"/>
      </w:rPr>
    </w:lvl>
    <w:lvl w:ilvl="8" w:tplc="AFFAC000">
      <w:numFmt w:val="bullet"/>
      <w:lvlText w:val="•"/>
      <w:lvlJc w:val="left"/>
      <w:pPr>
        <w:ind w:left="9384" w:hanging="357"/>
      </w:pPr>
      <w:rPr>
        <w:rFonts w:hint="default"/>
        <w:lang w:val="en-US" w:eastAsia="en-US" w:bidi="ar-SA"/>
      </w:rPr>
    </w:lvl>
  </w:abstractNum>
  <w:abstractNum w:abstractNumId="30">
    <w:nsid w:val="27A46E02"/>
    <w:multiLevelType w:val="hybridMultilevel"/>
    <w:tmpl w:val="FDBCE366"/>
    <w:lvl w:ilvl="0" w:tplc="7F484E7E">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91FCFE48">
      <w:numFmt w:val="bullet"/>
      <w:lvlText w:val="•"/>
      <w:lvlJc w:val="left"/>
      <w:pPr>
        <w:ind w:left="1908" w:hanging="379"/>
      </w:pPr>
      <w:rPr>
        <w:rFonts w:hint="default"/>
        <w:lang w:val="en-US" w:eastAsia="en-US" w:bidi="ar-SA"/>
      </w:rPr>
    </w:lvl>
    <w:lvl w:ilvl="2" w:tplc="C9E84556">
      <w:numFmt w:val="bullet"/>
      <w:lvlText w:val="•"/>
      <w:lvlJc w:val="left"/>
      <w:pPr>
        <w:ind w:left="2976" w:hanging="379"/>
      </w:pPr>
      <w:rPr>
        <w:rFonts w:hint="default"/>
        <w:lang w:val="en-US" w:eastAsia="en-US" w:bidi="ar-SA"/>
      </w:rPr>
    </w:lvl>
    <w:lvl w:ilvl="3" w:tplc="5D86326C">
      <w:numFmt w:val="bullet"/>
      <w:lvlText w:val="•"/>
      <w:lvlJc w:val="left"/>
      <w:pPr>
        <w:ind w:left="4044" w:hanging="379"/>
      </w:pPr>
      <w:rPr>
        <w:rFonts w:hint="default"/>
        <w:lang w:val="en-US" w:eastAsia="en-US" w:bidi="ar-SA"/>
      </w:rPr>
    </w:lvl>
    <w:lvl w:ilvl="4" w:tplc="E020E382">
      <w:numFmt w:val="bullet"/>
      <w:lvlText w:val="•"/>
      <w:lvlJc w:val="left"/>
      <w:pPr>
        <w:ind w:left="5112" w:hanging="379"/>
      </w:pPr>
      <w:rPr>
        <w:rFonts w:hint="default"/>
        <w:lang w:val="en-US" w:eastAsia="en-US" w:bidi="ar-SA"/>
      </w:rPr>
    </w:lvl>
    <w:lvl w:ilvl="5" w:tplc="78F0F0AC">
      <w:numFmt w:val="bullet"/>
      <w:lvlText w:val="•"/>
      <w:lvlJc w:val="left"/>
      <w:pPr>
        <w:ind w:left="6180" w:hanging="379"/>
      </w:pPr>
      <w:rPr>
        <w:rFonts w:hint="default"/>
        <w:lang w:val="en-US" w:eastAsia="en-US" w:bidi="ar-SA"/>
      </w:rPr>
    </w:lvl>
    <w:lvl w:ilvl="6" w:tplc="91A85432">
      <w:numFmt w:val="bullet"/>
      <w:lvlText w:val="•"/>
      <w:lvlJc w:val="left"/>
      <w:pPr>
        <w:ind w:left="7248" w:hanging="379"/>
      </w:pPr>
      <w:rPr>
        <w:rFonts w:hint="default"/>
        <w:lang w:val="en-US" w:eastAsia="en-US" w:bidi="ar-SA"/>
      </w:rPr>
    </w:lvl>
    <w:lvl w:ilvl="7" w:tplc="5F12D4A2">
      <w:numFmt w:val="bullet"/>
      <w:lvlText w:val="•"/>
      <w:lvlJc w:val="left"/>
      <w:pPr>
        <w:ind w:left="8316" w:hanging="379"/>
      </w:pPr>
      <w:rPr>
        <w:rFonts w:hint="default"/>
        <w:lang w:val="en-US" w:eastAsia="en-US" w:bidi="ar-SA"/>
      </w:rPr>
    </w:lvl>
    <w:lvl w:ilvl="8" w:tplc="E910D058">
      <w:numFmt w:val="bullet"/>
      <w:lvlText w:val="•"/>
      <w:lvlJc w:val="left"/>
      <w:pPr>
        <w:ind w:left="9384" w:hanging="379"/>
      </w:pPr>
      <w:rPr>
        <w:rFonts w:hint="default"/>
        <w:lang w:val="en-US" w:eastAsia="en-US" w:bidi="ar-SA"/>
      </w:rPr>
    </w:lvl>
  </w:abstractNum>
  <w:abstractNum w:abstractNumId="31">
    <w:nsid w:val="28ED4415"/>
    <w:multiLevelType w:val="multilevel"/>
    <w:tmpl w:val="3A72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93B0302"/>
    <w:multiLevelType w:val="multilevel"/>
    <w:tmpl w:val="18A6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99F6D00"/>
    <w:multiLevelType w:val="multilevel"/>
    <w:tmpl w:val="AD12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A7D2E87"/>
    <w:multiLevelType w:val="multilevel"/>
    <w:tmpl w:val="646E3F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B853C88"/>
    <w:multiLevelType w:val="multilevel"/>
    <w:tmpl w:val="CC06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BBD2DAB"/>
    <w:multiLevelType w:val="multilevel"/>
    <w:tmpl w:val="819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F102DDE"/>
    <w:multiLevelType w:val="hybridMultilevel"/>
    <w:tmpl w:val="B0808D90"/>
    <w:lvl w:ilvl="0" w:tplc="30DA8000">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06880326">
      <w:numFmt w:val="bullet"/>
      <w:lvlText w:val="•"/>
      <w:lvlJc w:val="left"/>
      <w:pPr>
        <w:ind w:left="1908" w:hanging="379"/>
      </w:pPr>
      <w:rPr>
        <w:rFonts w:hint="default"/>
        <w:lang w:val="en-US" w:eastAsia="en-US" w:bidi="ar-SA"/>
      </w:rPr>
    </w:lvl>
    <w:lvl w:ilvl="2" w:tplc="36DC18D2">
      <w:numFmt w:val="bullet"/>
      <w:lvlText w:val="•"/>
      <w:lvlJc w:val="left"/>
      <w:pPr>
        <w:ind w:left="2976" w:hanging="379"/>
      </w:pPr>
      <w:rPr>
        <w:rFonts w:hint="default"/>
        <w:lang w:val="en-US" w:eastAsia="en-US" w:bidi="ar-SA"/>
      </w:rPr>
    </w:lvl>
    <w:lvl w:ilvl="3" w:tplc="A1965F44">
      <w:numFmt w:val="bullet"/>
      <w:lvlText w:val="•"/>
      <w:lvlJc w:val="left"/>
      <w:pPr>
        <w:ind w:left="4044" w:hanging="379"/>
      </w:pPr>
      <w:rPr>
        <w:rFonts w:hint="default"/>
        <w:lang w:val="en-US" w:eastAsia="en-US" w:bidi="ar-SA"/>
      </w:rPr>
    </w:lvl>
    <w:lvl w:ilvl="4" w:tplc="4ECA2028">
      <w:numFmt w:val="bullet"/>
      <w:lvlText w:val="•"/>
      <w:lvlJc w:val="left"/>
      <w:pPr>
        <w:ind w:left="5112" w:hanging="379"/>
      </w:pPr>
      <w:rPr>
        <w:rFonts w:hint="default"/>
        <w:lang w:val="en-US" w:eastAsia="en-US" w:bidi="ar-SA"/>
      </w:rPr>
    </w:lvl>
    <w:lvl w:ilvl="5" w:tplc="218C5CBC">
      <w:numFmt w:val="bullet"/>
      <w:lvlText w:val="•"/>
      <w:lvlJc w:val="left"/>
      <w:pPr>
        <w:ind w:left="6180" w:hanging="379"/>
      </w:pPr>
      <w:rPr>
        <w:rFonts w:hint="default"/>
        <w:lang w:val="en-US" w:eastAsia="en-US" w:bidi="ar-SA"/>
      </w:rPr>
    </w:lvl>
    <w:lvl w:ilvl="6" w:tplc="2F30D2E0">
      <w:numFmt w:val="bullet"/>
      <w:lvlText w:val="•"/>
      <w:lvlJc w:val="left"/>
      <w:pPr>
        <w:ind w:left="7248" w:hanging="379"/>
      </w:pPr>
      <w:rPr>
        <w:rFonts w:hint="default"/>
        <w:lang w:val="en-US" w:eastAsia="en-US" w:bidi="ar-SA"/>
      </w:rPr>
    </w:lvl>
    <w:lvl w:ilvl="7" w:tplc="694AAFFE">
      <w:numFmt w:val="bullet"/>
      <w:lvlText w:val="•"/>
      <w:lvlJc w:val="left"/>
      <w:pPr>
        <w:ind w:left="8316" w:hanging="379"/>
      </w:pPr>
      <w:rPr>
        <w:rFonts w:hint="default"/>
        <w:lang w:val="en-US" w:eastAsia="en-US" w:bidi="ar-SA"/>
      </w:rPr>
    </w:lvl>
    <w:lvl w:ilvl="8" w:tplc="5860F340">
      <w:numFmt w:val="bullet"/>
      <w:lvlText w:val="•"/>
      <w:lvlJc w:val="left"/>
      <w:pPr>
        <w:ind w:left="9384" w:hanging="379"/>
      </w:pPr>
      <w:rPr>
        <w:rFonts w:hint="default"/>
        <w:lang w:val="en-US" w:eastAsia="en-US" w:bidi="ar-SA"/>
      </w:rPr>
    </w:lvl>
  </w:abstractNum>
  <w:abstractNum w:abstractNumId="38">
    <w:nsid w:val="2F481937"/>
    <w:multiLevelType w:val="multilevel"/>
    <w:tmpl w:val="EEDE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06D0AB8"/>
    <w:multiLevelType w:val="hybridMultilevel"/>
    <w:tmpl w:val="E4CAA32E"/>
    <w:lvl w:ilvl="0" w:tplc="BA7A7D6A">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E1A28424">
      <w:numFmt w:val="bullet"/>
      <w:lvlText w:val="•"/>
      <w:lvlJc w:val="left"/>
      <w:pPr>
        <w:ind w:left="1908" w:hanging="379"/>
      </w:pPr>
      <w:rPr>
        <w:rFonts w:hint="default"/>
        <w:lang w:val="en-US" w:eastAsia="en-US" w:bidi="ar-SA"/>
      </w:rPr>
    </w:lvl>
    <w:lvl w:ilvl="2" w:tplc="C79ADB70">
      <w:numFmt w:val="bullet"/>
      <w:lvlText w:val="•"/>
      <w:lvlJc w:val="left"/>
      <w:pPr>
        <w:ind w:left="2976" w:hanging="379"/>
      </w:pPr>
      <w:rPr>
        <w:rFonts w:hint="default"/>
        <w:lang w:val="en-US" w:eastAsia="en-US" w:bidi="ar-SA"/>
      </w:rPr>
    </w:lvl>
    <w:lvl w:ilvl="3" w:tplc="F8821F32">
      <w:numFmt w:val="bullet"/>
      <w:lvlText w:val="•"/>
      <w:lvlJc w:val="left"/>
      <w:pPr>
        <w:ind w:left="4044" w:hanging="379"/>
      </w:pPr>
      <w:rPr>
        <w:rFonts w:hint="default"/>
        <w:lang w:val="en-US" w:eastAsia="en-US" w:bidi="ar-SA"/>
      </w:rPr>
    </w:lvl>
    <w:lvl w:ilvl="4" w:tplc="375C2166">
      <w:numFmt w:val="bullet"/>
      <w:lvlText w:val="•"/>
      <w:lvlJc w:val="left"/>
      <w:pPr>
        <w:ind w:left="5112" w:hanging="379"/>
      </w:pPr>
      <w:rPr>
        <w:rFonts w:hint="default"/>
        <w:lang w:val="en-US" w:eastAsia="en-US" w:bidi="ar-SA"/>
      </w:rPr>
    </w:lvl>
    <w:lvl w:ilvl="5" w:tplc="C2F00E4E">
      <w:numFmt w:val="bullet"/>
      <w:lvlText w:val="•"/>
      <w:lvlJc w:val="left"/>
      <w:pPr>
        <w:ind w:left="6180" w:hanging="379"/>
      </w:pPr>
      <w:rPr>
        <w:rFonts w:hint="default"/>
        <w:lang w:val="en-US" w:eastAsia="en-US" w:bidi="ar-SA"/>
      </w:rPr>
    </w:lvl>
    <w:lvl w:ilvl="6" w:tplc="381C06F2">
      <w:numFmt w:val="bullet"/>
      <w:lvlText w:val="•"/>
      <w:lvlJc w:val="left"/>
      <w:pPr>
        <w:ind w:left="7248" w:hanging="379"/>
      </w:pPr>
      <w:rPr>
        <w:rFonts w:hint="default"/>
        <w:lang w:val="en-US" w:eastAsia="en-US" w:bidi="ar-SA"/>
      </w:rPr>
    </w:lvl>
    <w:lvl w:ilvl="7" w:tplc="D7A20FDC">
      <w:numFmt w:val="bullet"/>
      <w:lvlText w:val="•"/>
      <w:lvlJc w:val="left"/>
      <w:pPr>
        <w:ind w:left="8316" w:hanging="379"/>
      </w:pPr>
      <w:rPr>
        <w:rFonts w:hint="default"/>
        <w:lang w:val="en-US" w:eastAsia="en-US" w:bidi="ar-SA"/>
      </w:rPr>
    </w:lvl>
    <w:lvl w:ilvl="8" w:tplc="C562DDD4">
      <w:numFmt w:val="bullet"/>
      <w:lvlText w:val="•"/>
      <w:lvlJc w:val="left"/>
      <w:pPr>
        <w:ind w:left="9384" w:hanging="379"/>
      </w:pPr>
      <w:rPr>
        <w:rFonts w:hint="default"/>
        <w:lang w:val="en-US" w:eastAsia="en-US" w:bidi="ar-SA"/>
      </w:rPr>
    </w:lvl>
  </w:abstractNum>
  <w:abstractNum w:abstractNumId="40">
    <w:nsid w:val="33200232"/>
    <w:multiLevelType w:val="multilevel"/>
    <w:tmpl w:val="D30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4C12055"/>
    <w:multiLevelType w:val="multilevel"/>
    <w:tmpl w:val="4A58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35750E11"/>
    <w:multiLevelType w:val="multilevel"/>
    <w:tmpl w:val="909A0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5F416D5"/>
    <w:multiLevelType w:val="multilevel"/>
    <w:tmpl w:val="4704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36D67C10"/>
    <w:multiLevelType w:val="multilevel"/>
    <w:tmpl w:val="7F92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6D961CF"/>
    <w:multiLevelType w:val="multilevel"/>
    <w:tmpl w:val="282E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38DE556D"/>
    <w:multiLevelType w:val="multilevel"/>
    <w:tmpl w:val="FFF8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A3C59B5"/>
    <w:multiLevelType w:val="hybridMultilevel"/>
    <w:tmpl w:val="7604E76A"/>
    <w:lvl w:ilvl="0" w:tplc="5464FF40">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CB225F68">
      <w:numFmt w:val="bullet"/>
      <w:lvlText w:val="•"/>
      <w:lvlJc w:val="left"/>
      <w:pPr>
        <w:ind w:left="1908" w:hanging="379"/>
      </w:pPr>
      <w:rPr>
        <w:rFonts w:hint="default"/>
        <w:lang w:val="en-US" w:eastAsia="en-US" w:bidi="ar-SA"/>
      </w:rPr>
    </w:lvl>
    <w:lvl w:ilvl="2" w:tplc="8E7E2042">
      <w:numFmt w:val="bullet"/>
      <w:lvlText w:val="•"/>
      <w:lvlJc w:val="left"/>
      <w:pPr>
        <w:ind w:left="2976" w:hanging="379"/>
      </w:pPr>
      <w:rPr>
        <w:rFonts w:hint="default"/>
        <w:lang w:val="en-US" w:eastAsia="en-US" w:bidi="ar-SA"/>
      </w:rPr>
    </w:lvl>
    <w:lvl w:ilvl="3" w:tplc="E8F0C2DC">
      <w:numFmt w:val="bullet"/>
      <w:lvlText w:val="•"/>
      <w:lvlJc w:val="left"/>
      <w:pPr>
        <w:ind w:left="4044" w:hanging="379"/>
      </w:pPr>
      <w:rPr>
        <w:rFonts w:hint="default"/>
        <w:lang w:val="en-US" w:eastAsia="en-US" w:bidi="ar-SA"/>
      </w:rPr>
    </w:lvl>
    <w:lvl w:ilvl="4" w:tplc="2C32E872">
      <w:numFmt w:val="bullet"/>
      <w:lvlText w:val="•"/>
      <w:lvlJc w:val="left"/>
      <w:pPr>
        <w:ind w:left="5112" w:hanging="379"/>
      </w:pPr>
      <w:rPr>
        <w:rFonts w:hint="default"/>
        <w:lang w:val="en-US" w:eastAsia="en-US" w:bidi="ar-SA"/>
      </w:rPr>
    </w:lvl>
    <w:lvl w:ilvl="5" w:tplc="DD2EAC90">
      <w:numFmt w:val="bullet"/>
      <w:lvlText w:val="•"/>
      <w:lvlJc w:val="left"/>
      <w:pPr>
        <w:ind w:left="6180" w:hanging="379"/>
      </w:pPr>
      <w:rPr>
        <w:rFonts w:hint="default"/>
        <w:lang w:val="en-US" w:eastAsia="en-US" w:bidi="ar-SA"/>
      </w:rPr>
    </w:lvl>
    <w:lvl w:ilvl="6" w:tplc="AB6CDA72">
      <w:numFmt w:val="bullet"/>
      <w:lvlText w:val="•"/>
      <w:lvlJc w:val="left"/>
      <w:pPr>
        <w:ind w:left="7248" w:hanging="379"/>
      </w:pPr>
      <w:rPr>
        <w:rFonts w:hint="default"/>
        <w:lang w:val="en-US" w:eastAsia="en-US" w:bidi="ar-SA"/>
      </w:rPr>
    </w:lvl>
    <w:lvl w:ilvl="7" w:tplc="CCB4AE26">
      <w:numFmt w:val="bullet"/>
      <w:lvlText w:val="•"/>
      <w:lvlJc w:val="left"/>
      <w:pPr>
        <w:ind w:left="8316" w:hanging="379"/>
      </w:pPr>
      <w:rPr>
        <w:rFonts w:hint="default"/>
        <w:lang w:val="en-US" w:eastAsia="en-US" w:bidi="ar-SA"/>
      </w:rPr>
    </w:lvl>
    <w:lvl w:ilvl="8" w:tplc="7A5ED130">
      <w:numFmt w:val="bullet"/>
      <w:lvlText w:val="•"/>
      <w:lvlJc w:val="left"/>
      <w:pPr>
        <w:ind w:left="9384" w:hanging="379"/>
      </w:pPr>
      <w:rPr>
        <w:rFonts w:hint="default"/>
        <w:lang w:val="en-US" w:eastAsia="en-US" w:bidi="ar-SA"/>
      </w:rPr>
    </w:lvl>
  </w:abstractNum>
  <w:abstractNum w:abstractNumId="48">
    <w:nsid w:val="3A4F1F21"/>
    <w:multiLevelType w:val="multilevel"/>
    <w:tmpl w:val="D122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3DF93AE9"/>
    <w:multiLevelType w:val="multilevel"/>
    <w:tmpl w:val="80DA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DFD5A7E"/>
    <w:multiLevelType w:val="multilevel"/>
    <w:tmpl w:val="DBF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E9A6639"/>
    <w:multiLevelType w:val="multilevel"/>
    <w:tmpl w:val="D844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3FD92027"/>
    <w:multiLevelType w:val="multilevel"/>
    <w:tmpl w:val="44C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403B64CD"/>
    <w:multiLevelType w:val="hybridMultilevel"/>
    <w:tmpl w:val="B9B87446"/>
    <w:lvl w:ilvl="0" w:tplc="346EA72A">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85F205FE">
      <w:numFmt w:val="bullet"/>
      <w:lvlText w:val="&amp;"/>
      <w:lvlPicBulletId w:val="0"/>
      <w:lvlJc w:val="left"/>
      <w:pPr>
        <w:ind w:left="836" w:hanging="357"/>
      </w:pPr>
      <w:rPr>
        <w:rFonts w:ascii="Times New Roman" w:eastAsia="Times New Roman" w:hAnsi="Times New Roman" w:cs="Times New Roman" w:hint="default"/>
        <w:b w:val="0"/>
        <w:bCs w:val="0"/>
        <w:i w:val="0"/>
        <w:iCs w:val="0"/>
        <w:w w:val="100"/>
        <w:position w:val="5"/>
        <w:sz w:val="11"/>
        <w:szCs w:val="11"/>
        <w:lang w:val="en-US" w:eastAsia="en-US" w:bidi="ar-SA"/>
      </w:rPr>
    </w:lvl>
    <w:lvl w:ilvl="2" w:tplc="549426F4">
      <w:numFmt w:val="bullet"/>
      <w:lvlText w:val="•"/>
      <w:lvlJc w:val="left"/>
      <w:pPr>
        <w:ind w:left="2976" w:hanging="357"/>
      </w:pPr>
      <w:rPr>
        <w:rFonts w:hint="default"/>
        <w:lang w:val="en-US" w:eastAsia="en-US" w:bidi="ar-SA"/>
      </w:rPr>
    </w:lvl>
    <w:lvl w:ilvl="3" w:tplc="E12CFA06">
      <w:numFmt w:val="bullet"/>
      <w:lvlText w:val="•"/>
      <w:lvlJc w:val="left"/>
      <w:pPr>
        <w:ind w:left="4044" w:hanging="357"/>
      </w:pPr>
      <w:rPr>
        <w:rFonts w:hint="default"/>
        <w:lang w:val="en-US" w:eastAsia="en-US" w:bidi="ar-SA"/>
      </w:rPr>
    </w:lvl>
    <w:lvl w:ilvl="4" w:tplc="5450FED6">
      <w:numFmt w:val="bullet"/>
      <w:lvlText w:val="•"/>
      <w:lvlJc w:val="left"/>
      <w:pPr>
        <w:ind w:left="5112" w:hanging="357"/>
      </w:pPr>
      <w:rPr>
        <w:rFonts w:hint="default"/>
        <w:lang w:val="en-US" w:eastAsia="en-US" w:bidi="ar-SA"/>
      </w:rPr>
    </w:lvl>
    <w:lvl w:ilvl="5" w:tplc="143E15D2">
      <w:numFmt w:val="bullet"/>
      <w:lvlText w:val="•"/>
      <w:lvlJc w:val="left"/>
      <w:pPr>
        <w:ind w:left="6180" w:hanging="357"/>
      </w:pPr>
      <w:rPr>
        <w:rFonts w:hint="default"/>
        <w:lang w:val="en-US" w:eastAsia="en-US" w:bidi="ar-SA"/>
      </w:rPr>
    </w:lvl>
    <w:lvl w:ilvl="6" w:tplc="91A877EA">
      <w:numFmt w:val="bullet"/>
      <w:lvlText w:val="•"/>
      <w:lvlJc w:val="left"/>
      <w:pPr>
        <w:ind w:left="7248" w:hanging="357"/>
      </w:pPr>
      <w:rPr>
        <w:rFonts w:hint="default"/>
        <w:lang w:val="en-US" w:eastAsia="en-US" w:bidi="ar-SA"/>
      </w:rPr>
    </w:lvl>
    <w:lvl w:ilvl="7" w:tplc="A94E8D5C">
      <w:numFmt w:val="bullet"/>
      <w:lvlText w:val="•"/>
      <w:lvlJc w:val="left"/>
      <w:pPr>
        <w:ind w:left="8316" w:hanging="357"/>
      </w:pPr>
      <w:rPr>
        <w:rFonts w:hint="default"/>
        <w:lang w:val="en-US" w:eastAsia="en-US" w:bidi="ar-SA"/>
      </w:rPr>
    </w:lvl>
    <w:lvl w:ilvl="8" w:tplc="6D2ED89E">
      <w:numFmt w:val="bullet"/>
      <w:lvlText w:val="•"/>
      <w:lvlJc w:val="left"/>
      <w:pPr>
        <w:ind w:left="9384" w:hanging="357"/>
      </w:pPr>
      <w:rPr>
        <w:rFonts w:hint="default"/>
        <w:lang w:val="en-US" w:eastAsia="en-US" w:bidi="ar-SA"/>
      </w:rPr>
    </w:lvl>
  </w:abstractNum>
  <w:abstractNum w:abstractNumId="54">
    <w:nsid w:val="404D0D78"/>
    <w:multiLevelType w:val="multilevel"/>
    <w:tmpl w:val="DF62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086100D"/>
    <w:multiLevelType w:val="multilevel"/>
    <w:tmpl w:val="075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40A37D84"/>
    <w:multiLevelType w:val="multilevel"/>
    <w:tmpl w:val="EEB2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1046A39"/>
    <w:multiLevelType w:val="multilevel"/>
    <w:tmpl w:val="97A2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17B4F87"/>
    <w:multiLevelType w:val="multilevel"/>
    <w:tmpl w:val="4682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1DD086D"/>
    <w:multiLevelType w:val="multilevel"/>
    <w:tmpl w:val="E8B8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44966E1E"/>
    <w:multiLevelType w:val="multilevel"/>
    <w:tmpl w:val="A4DE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5923182"/>
    <w:multiLevelType w:val="multilevel"/>
    <w:tmpl w:val="1B5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5BF011A"/>
    <w:multiLevelType w:val="multilevel"/>
    <w:tmpl w:val="E63C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82A43E8"/>
    <w:multiLevelType w:val="multilevel"/>
    <w:tmpl w:val="A472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A991349"/>
    <w:multiLevelType w:val="multilevel"/>
    <w:tmpl w:val="0032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4C24389A"/>
    <w:multiLevelType w:val="multilevel"/>
    <w:tmpl w:val="5C4A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4D3368A8"/>
    <w:multiLevelType w:val="multilevel"/>
    <w:tmpl w:val="8EF8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4DA27BE2"/>
    <w:multiLevelType w:val="multilevel"/>
    <w:tmpl w:val="E44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DD47065"/>
    <w:multiLevelType w:val="multilevel"/>
    <w:tmpl w:val="39D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E392BED"/>
    <w:multiLevelType w:val="hybridMultilevel"/>
    <w:tmpl w:val="B694F90A"/>
    <w:lvl w:ilvl="0" w:tplc="81922064">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235270DC">
      <w:numFmt w:val="bullet"/>
      <w:lvlText w:val="•"/>
      <w:lvlJc w:val="left"/>
      <w:pPr>
        <w:ind w:left="1908" w:hanging="379"/>
      </w:pPr>
      <w:rPr>
        <w:rFonts w:hint="default"/>
        <w:lang w:val="en-US" w:eastAsia="en-US" w:bidi="ar-SA"/>
      </w:rPr>
    </w:lvl>
    <w:lvl w:ilvl="2" w:tplc="29120A32">
      <w:numFmt w:val="bullet"/>
      <w:lvlText w:val="•"/>
      <w:lvlJc w:val="left"/>
      <w:pPr>
        <w:ind w:left="2976" w:hanging="379"/>
      </w:pPr>
      <w:rPr>
        <w:rFonts w:hint="default"/>
        <w:lang w:val="en-US" w:eastAsia="en-US" w:bidi="ar-SA"/>
      </w:rPr>
    </w:lvl>
    <w:lvl w:ilvl="3" w:tplc="8D16F004">
      <w:numFmt w:val="bullet"/>
      <w:lvlText w:val="•"/>
      <w:lvlJc w:val="left"/>
      <w:pPr>
        <w:ind w:left="4044" w:hanging="379"/>
      </w:pPr>
      <w:rPr>
        <w:rFonts w:hint="default"/>
        <w:lang w:val="en-US" w:eastAsia="en-US" w:bidi="ar-SA"/>
      </w:rPr>
    </w:lvl>
    <w:lvl w:ilvl="4" w:tplc="5E8A4A34">
      <w:numFmt w:val="bullet"/>
      <w:lvlText w:val="•"/>
      <w:lvlJc w:val="left"/>
      <w:pPr>
        <w:ind w:left="5112" w:hanging="379"/>
      </w:pPr>
      <w:rPr>
        <w:rFonts w:hint="default"/>
        <w:lang w:val="en-US" w:eastAsia="en-US" w:bidi="ar-SA"/>
      </w:rPr>
    </w:lvl>
    <w:lvl w:ilvl="5" w:tplc="018232E6">
      <w:numFmt w:val="bullet"/>
      <w:lvlText w:val="•"/>
      <w:lvlJc w:val="left"/>
      <w:pPr>
        <w:ind w:left="6180" w:hanging="379"/>
      </w:pPr>
      <w:rPr>
        <w:rFonts w:hint="default"/>
        <w:lang w:val="en-US" w:eastAsia="en-US" w:bidi="ar-SA"/>
      </w:rPr>
    </w:lvl>
    <w:lvl w:ilvl="6" w:tplc="0BA06D56">
      <w:numFmt w:val="bullet"/>
      <w:lvlText w:val="•"/>
      <w:lvlJc w:val="left"/>
      <w:pPr>
        <w:ind w:left="7248" w:hanging="379"/>
      </w:pPr>
      <w:rPr>
        <w:rFonts w:hint="default"/>
        <w:lang w:val="en-US" w:eastAsia="en-US" w:bidi="ar-SA"/>
      </w:rPr>
    </w:lvl>
    <w:lvl w:ilvl="7" w:tplc="173481DC">
      <w:numFmt w:val="bullet"/>
      <w:lvlText w:val="•"/>
      <w:lvlJc w:val="left"/>
      <w:pPr>
        <w:ind w:left="8316" w:hanging="379"/>
      </w:pPr>
      <w:rPr>
        <w:rFonts w:hint="default"/>
        <w:lang w:val="en-US" w:eastAsia="en-US" w:bidi="ar-SA"/>
      </w:rPr>
    </w:lvl>
    <w:lvl w:ilvl="8" w:tplc="727ECF6C">
      <w:numFmt w:val="bullet"/>
      <w:lvlText w:val="•"/>
      <w:lvlJc w:val="left"/>
      <w:pPr>
        <w:ind w:left="9384" w:hanging="379"/>
      </w:pPr>
      <w:rPr>
        <w:rFonts w:hint="default"/>
        <w:lang w:val="en-US" w:eastAsia="en-US" w:bidi="ar-SA"/>
      </w:rPr>
    </w:lvl>
  </w:abstractNum>
  <w:abstractNum w:abstractNumId="70">
    <w:nsid w:val="4E3B7BD2"/>
    <w:multiLevelType w:val="hybridMultilevel"/>
    <w:tmpl w:val="180A78AA"/>
    <w:lvl w:ilvl="0" w:tplc="793A4292">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53E02752">
      <w:numFmt w:val="bullet"/>
      <w:lvlText w:val="•"/>
      <w:lvlJc w:val="left"/>
      <w:pPr>
        <w:ind w:left="1908" w:hanging="379"/>
      </w:pPr>
      <w:rPr>
        <w:rFonts w:hint="default"/>
        <w:lang w:val="en-US" w:eastAsia="en-US" w:bidi="ar-SA"/>
      </w:rPr>
    </w:lvl>
    <w:lvl w:ilvl="2" w:tplc="E4F87E2E">
      <w:numFmt w:val="bullet"/>
      <w:lvlText w:val="•"/>
      <w:lvlJc w:val="left"/>
      <w:pPr>
        <w:ind w:left="2976" w:hanging="379"/>
      </w:pPr>
      <w:rPr>
        <w:rFonts w:hint="default"/>
        <w:lang w:val="en-US" w:eastAsia="en-US" w:bidi="ar-SA"/>
      </w:rPr>
    </w:lvl>
    <w:lvl w:ilvl="3" w:tplc="090A106A">
      <w:numFmt w:val="bullet"/>
      <w:lvlText w:val="•"/>
      <w:lvlJc w:val="left"/>
      <w:pPr>
        <w:ind w:left="4044" w:hanging="379"/>
      </w:pPr>
      <w:rPr>
        <w:rFonts w:hint="default"/>
        <w:lang w:val="en-US" w:eastAsia="en-US" w:bidi="ar-SA"/>
      </w:rPr>
    </w:lvl>
    <w:lvl w:ilvl="4" w:tplc="F9E2F95E">
      <w:numFmt w:val="bullet"/>
      <w:lvlText w:val="•"/>
      <w:lvlJc w:val="left"/>
      <w:pPr>
        <w:ind w:left="5112" w:hanging="379"/>
      </w:pPr>
      <w:rPr>
        <w:rFonts w:hint="default"/>
        <w:lang w:val="en-US" w:eastAsia="en-US" w:bidi="ar-SA"/>
      </w:rPr>
    </w:lvl>
    <w:lvl w:ilvl="5" w:tplc="5414F852">
      <w:numFmt w:val="bullet"/>
      <w:lvlText w:val="•"/>
      <w:lvlJc w:val="left"/>
      <w:pPr>
        <w:ind w:left="6180" w:hanging="379"/>
      </w:pPr>
      <w:rPr>
        <w:rFonts w:hint="default"/>
        <w:lang w:val="en-US" w:eastAsia="en-US" w:bidi="ar-SA"/>
      </w:rPr>
    </w:lvl>
    <w:lvl w:ilvl="6" w:tplc="FEC2ECD2">
      <w:numFmt w:val="bullet"/>
      <w:lvlText w:val="•"/>
      <w:lvlJc w:val="left"/>
      <w:pPr>
        <w:ind w:left="7248" w:hanging="379"/>
      </w:pPr>
      <w:rPr>
        <w:rFonts w:hint="default"/>
        <w:lang w:val="en-US" w:eastAsia="en-US" w:bidi="ar-SA"/>
      </w:rPr>
    </w:lvl>
    <w:lvl w:ilvl="7" w:tplc="B25A9B26">
      <w:numFmt w:val="bullet"/>
      <w:lvlText w:val="•"/>
      <w:lvlJc w:val="left"/>
      <w:pPr>
        <w:ind w:left="8316" w:hanging="379"/>
      </w:pPr>
      <w:rPr>
        <w:rFonts w:hint="default"/>
        <w:lang w:val="en-US" w:eastAsia="en-US" w:bidi="ar-SA"/>
      </w:rPr>
    </w:lvl>
    <w:lvl w:ilvl="8" w:tplc="88CED176">
      <w:numFmt w:val="bullet"/>
      <w:lvlText w:val="•"/>
      <w:lvlJc w:val="left"/>
      <w:pPr>
        <w:ind w:left="9384" w:hanging="379"/>
      </w:pPr>
      <w:rPr>
        <w:rFonts w:hint="default"/>
        <w:lang w:val="en-US" w:eastAsia="en-US" w:bidi="ar-SA"/>
      </w:rPr>
    </w:lvl>
  </w:abstractNum>
  <w:abstractNum w:abstractNumId="71">
    <w:nsid w:val="506319DB"/>
    <w:multiLevelType w:val="multilevel"/>
    <w:tmpl w:val="3118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52E01368"/>
    <w:multiLevelType w:val="multilevel"/>
    <w:tmpl w:val="743C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35D5388"/>
    <w:multiLevelType w:val="hybridMultilevel"/>
    <w:tmpl w:val="B13836E8"/>
    <w:lvl w:ilvl="0" w:tplc="EB62C312">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2CA40D8E">
      <w:numFmt w:val="bullet"/>
      <w:lvlText w:val="•"/>
      <w:lvlJc w:val="left"/>
      <w:pPr>
        <w:ind w:left="1908" w:hanging="379"/>
      </w:pPr>
      <w:rPr>
        <w:rFonts w:hint="default"/>
        <w:lang w:val="en-US" w:eastAsia="en-US" w:bidi="ar-SA"/>
      </w:rPr>
    </w:lvl>
    <w:lvl w:ilvl="2" w:tplc="42E84566">
      <w:numFmt w:val="bullet"/>
      <w:lvlText w:val="•"/>
      <w:lvlJc w:val="left"/>
      <w:pPr>
        <w:ind w:left="2976" w:hanging="379"/>
      </w:pPr>
      <w:rPr>
        <w:rFonts w:hint="default"/>
        <w:lang w:val="en-US" w:eastAsia="en-US" w:bidi="ar-SA"/>
      </w:rPr>
    </w:lvl>
    <w:lvl w:ilvl="3" w:tplc="A9C0B484">
      <w:numFmt w:val="bullet"/>
      <w:lvlText w:val="•"/>
      <w:lvlJc w:val="left"/>
      <w:pPr>
        <w:ind w:left="4044" w:hanging="379"/>
      </w:pPr>
      <w:rPr>
        <w:rFonts w:hint="default"/>
        <w:lang w:val="en-US" w:eastAsia="en-US" w:bidi="ar-SA"/>
      </w:rPr>
    </w:lvl>
    <w:lvl w:ilvl="4" w:tplc="B7FA911A">
      <w:numFmt w:val="bullet"/>
      <w:lvlText w:val="•"/>
      <w:lvlJc w:val="left"/>
      <w:pPr>
        <w:ind w:left="5112" w:hanging="379"/>
      </w:pPr>
      <w:rPr>
        <w:rFonts w:hint="default"/>
        <w:lang w:val="en-US" w:eastAsia="en-US" w:bidi="ar-SA"/>
      </w:rPr>
    </w:lvl>
    <w:lvl w:ilvl="5" w:tplc="287693BA">
      <w:numFmt w:val="bullet"/>
      <w:lvlText w:val="•"/>
      <w:lvlJc w:val="left"/>
      <w:pPr>
        <w:ind w:left="6180" w:hanging="379"/>
      </w:pPr>
      <w:rPr>
        <w:rFonts w:hint="default"/>
        <w:lang w:val="en-US" w:eastAsia="en-US" w:bidi="ar-SA"/>
      </w:rPr>
    </w:lvl>
    <w:lvl w:ilvl="6" w:tplc="C5469FF6">
      <w:numFmt w:val="bullet"/>
      <w:lvlText w:val="•"/>
      <w:lvlJc w:val="left"/>
      <w:pPr>
        <w:ind w:left="7248" w:hanging="379"/>
      </w:pPr>
      <w:rPr>
        <w:rFonts w:hint="default"/>
        <w:lang w:val="en-US" w:eastAsia="en-US" w:bidi="ar-SA"/>
      </w:rPr>
    </w:lvl>
    <w:lvl w:ilvl="7" w:tplc="1A1AABB6">
      <w:numFmt w:val="bullet"/>
      <w:lvlText w:val="•"/>
      <w:lvlJc w:val="left"/>
      <w:pPr>
        <w:ind w:left="8316" w:hanging="379"/>
      </w:pPr>
      <w:rPr>
        <w:rFonts w:hint="default"/>
        <w:lang w:val="en-US" w:eastAsia="en-US" w:bidi="ar-SA"/>
      </w:rPr>
    </w:lvl>
    <w:lvl w:ilvl="8" w:tplc="D43235F0">
      <w:numFmt w:val="bullet"/>
      <w:lvlText w:val="•"/>
      <w:lvlJc w:val="left"/>
      <w:pPr>
        <w:ind w:left="9384" w:hanging="379"/>
      </w:pPr>
      <w:rPr>
        <w:rFonts w:hint="default"/>
        <w:lang w:val="en-US" w:eastAsia="en-US" w:bidi="ar-SA"/>
      </w:rPr>
    </w:lvl>
  </w:abstractNum>
  <w:abstractNum w:abstractNumId="74">
    <w:nsid w:val="54B85C35"/>
    <w:multiLevelType w:val="multilevel"/>
    <w:tmpl w:val="351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58D10293"/>
    <w:multiLevelType w:val="multilevel"/>
    <w:tmpl w:val="D85AAA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nsid w:val="59D0553A"/>
    <w:multiLevelType w:val="hybridMultilevel"/>
    <w:tmpl w:val="CA06FC58"/>
    <w:lvl w:ilvl="0" w:tplc="474CB41E">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9160B07E">
      <w:numFmt w:val="bullet"/>
      <w:lvlText w:val="•"/>
      <w:lvlJc w:val="left"/>
      <w:pPr>
        <w:ind w:left="1908" w:hanging="379"/>
      </w:pPr>
      <w:rPr>
        <w:rFonts w:hint="default"/>
        <w:lang w:val="en-US" w:eastAsia="en-US" w:bidi="ar-SA"/>
      </w:rPr>
    </w:lvl>
    <w:lvl w:ilvl="2" w:tplc="646264CA">
      <w:numFmt w:val="bullet"/>
      <w:lvlText w:val="•"/>
      <w:lvlJc w:val="left"/>
      <w:pPr>
        <w:ind w:left="2976" w:hanging="379"/>
      </w:pPr>
      <w:rPr>
        <w:rFonts w:hint="default"/>
        <w:lang w:val="en-US" w:eastAsia="en-US" w:bidi="ar-SA"/>
      </w:rPr>
    </w:lvl>
    <w:lvl w:ilvl="3" w:tplc="1CD0DB12">
      <w:numFmt w:val="bullet"/>
      <w:lvlText w:val="•"/>
      <w:lvlJc w:val="left"/>
      <w:pPr>
        <w:ind w:left="4044" w:hanging="379"/>
      </w:pPr>
      <w:rPr>
        <w:rFonts w:hint="default"/>
        <w:lang w:val="en-US" w:eastAsia="en-US" w:bidi="ar-SA"/>
      </w:rPr>
    </w:lvl>
    <w:lvl w:ilvl="4" w:tplc="F1FCF5CE">
      <w:numFmt w:val="bullet"/>
      <w:lvlText w:val="•"/>
      <w:lvlJc w:val="left"/>
      <w:pPr>
        <w:ind w:left="5112" w:hanging="379"/>
      </w:pPr>
      <w:rPr>
        <w:rFonts w:hint="default"/>
        <w:lang w:val="en-US" w:eastAsia="en-US" w:bidi="ar-SA"/>
      </w:rPr>
    </w:lvl>
    <w:lvl w:ilvl="5" w:tplc="8162216C">
      <w:numFmt w:val="bullet"/>
      <w:lvlText w:val="•"/>
      <w:lvlJc w:val="left"/>
      <w:pPr>
        <w:ind w:left="6180" w:hanging="379"/>
      </w:pPr>
      <w:rPr>
        <w:rFonts w:hint="default"/>
        <w:lang w:val="en-US" w:eastAsia="en-US" w:bidi="ar-SA"/>
      </w:rPr>
    </w:lvl>
    <w:lvl w:ilvl="6" w:tplc="A4FCBF3A">
      <w:numFmt w:val="bullet"/>
      <w:lvlText w:val="•"/>
      <w:lvlJc w:val="left"/>
      <w:pPr>
        <w:ind w:left="7248" w:hanging="379"/>
      </w:pPr>
      <w:rPr>
        <w:rFonts w:hint="default"/>
        <w:lang w:val="en-US" w:eastAsia="en-US" w:bidi="ar-SA"/>
      </w:rPr>
    </w:lvl>
    <w:lvl w:ilvl="7" w:tplc="A2E470B0">
      <w:numFmt w:val="bullet"/>
      <w:lvlText w:val="•"/>
      <w:lvlJc w:val="left"/>
      <w:pPr>
        <w:ind w:left="8316" w:hanging="379"/>
      </w:pPr>
      <w:rPr>
        <w:rFonts w:hint="default"/>
        <w:lang w:val="en-US" w:eastAsia="en-US" w:bidi="ar-SA"/>
      </w:rPr>
    </w:lvl>
    <w:lvl w:ilvl="8" w:tplc="893687EE">
      <w:numFmt w:val="bullet"/>
      <w:lvlText w:val="•"/>
      <w:lvlJc w:val="left"/>
      <w:pPr>
        <w:ind w:left="9384" w:hanging="379"/>
      </w:pPr>
      <w:rPr>
        <w:rFonts w:hint="default"/>
        <w:lang w:val="en-US" w:eastAsia="en-US" w:bidi="ar-SA"/>
      </w:rPr>
    </w:lvl>
  </w:abstractNum>
  <w:abstractNum w:abstractNumId="77">
    <w:nsid w:val="5B19145B"/>
    <w:multiLevelType w:val="multilevel"/>
    <w:tmpl w:val="198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5BD5409A"/>
    <w:multiLevelType w:val="hybridMultilevel"/>
    <w:tmpl w:val="4F6EA718"/>
    <w:lvl w:ilvl="0" w:tplc="B7387E7C">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B9A0E746">
      <w:numFmt w:val="bullet"/>
      <w:lvlText w:val="•"/>
      <w:lvlJc w:val="left"/>
      <w:pPr>
        <w:ind w:left="1908" w:hanging="379"/>
      </w:pPr>
      <w:rPr>
        <w:rFonts w:hint="default"/>
        <w:lang w:val="en-US" w:eastAsia="en-US" w:bidi="ar-SA"/>
      </w:rPr>
    </w:lvl>
    <w:lvl w:ilvl="2" w:tplc="E5EA0530">
      <w:numFmt w:val="bullet"/>
      <w:lvlText w:val="•"/>
      <w:lvlJc w:val="left"/>
      <w:pPr>
        <w:ind w:left="2976" w:hanging="379"/>
      </w:pPr>
      <w:rPr>
        <w:rFonts w:hint="default"/>
        <w:lang w:val="en-US" w:eastAsia="en-US" w:bidi="ar-SA"/>
      </w:rPr>
    </w:lvl>
    <w:lvl w:ilvl="3" w:tplc="56D8F1DC">
      <w:numFmt w:val="bullet"/>
      <w:lvlText w:val="•"/>
      <w:lvlJc w:val="left"/>
      <w:pPr>
        <w:ind w:left="4044" w:hanging="379"/>
      </w:pPr>
      <w:rPr>
        <w:rFonts w:hint="default"/>
        <w:lang w:val="en-US" w:eastAsia="en-US" w:bidi="ar-SA"/>
      </w:rPr>
    </w:lvl>
    <w:lvl w:ilvl="4" w:tplc="430C8BD4">
      <w:numFmt w:val="bullet"/>
      <w:lvlText w:val="•"/>
      <w:lvlJc w:val="left"/>
      <w:pPr>
        <w:ind w:left="5112" w:hanging="379"/>
      </w:pPr>
      <w:rPr>
        <w:rFonts w:hint="default"/>
        <w:lang w:val="en-US" w:eastAsia="en-US" w:bidi="ar-SA"/>
      </w:rPr>
    </w:lvl>
    <w:lvl w:ilvl="5" w:tplc="A456E0D6">
      <w:numFmt w:val="bullet"/>
      <w:lvlText w:val="•"/>
      <w:lvlJc w:val="left"/>
      <w:pPr>
        <w:ind w:left="6180" w:hanging="379"/>
      </w:pPr>
      <w:rPr>
        <w:rFonts w:hint="default"/>
        <w:lang w:val="en-US" w:eastAsia="en-US" w:bidi="ar-SA"/>
      </w:rPr>
    </w:lvl>
    <w:lvl w:ilvl="6" w:tplc="0BA2A8AA">
      <w:numFmt w:val="bullet"/>
      <w:lvlText w:val="•"/>
      <w:lvlJc w:val="left"/>
      <w:pPr>
        <w:ind w:left="7248" w:hanging="379"/>
      </w:pPr>
      <w:rPr>
        <w:rFonts w:hint="default"/>
        <w:lang w:val="en-US" w:eastAsia="en-US" w:bidi="ar-SA"/>
      </w:rPr>
    </w:lvl>
    <w:lvl w:ilvl="7" w:tplc="1EF4CD26">
      <w:numFmt w:val="bullet"/>
      <w:lvlText w:val="•"/>
      <w:lvlJc w:val="left"/>
      <w:pPr>
        <w:ind w:left="8316" w:hanging="379"/>
      </w:pPr>
      <w:rPr>
        <w:rFonts w:hint="default"/>
        <w:lang w:val="en-US" w:eastAsia="en-US" w:bidi="ar-SA"/>
      </w:rPr>
    </w:lvl>
    <w:lvl w:ilvl="8" w:tplc="C2AE4864">
      <w:numFmt w:val="bullet"/>
      <w:lvlText w:val="•"/>
      <w:lvlJc w:val="left"/>
      <w:pPr>
        <w:ind w:left="9384" w:hanging="379"/>
      </w:pPr>
      <w:rPr>
        <w:rFonts w:hint="default"/>
        <w:lang w:val="en-US" w:eastAsia="en-US" w:bidi="ar-SA"/>
      </w:rPr>
    </w:lvl>
  </w:abstractNum>
  <w:abstractNum w:abstractNumId="79">
    <w:nsid w:val="5C0166AA"/>
    <w:multiLevelType w:val="hybridMultilevel"/>
    <w:tmpl w:val="AEEE7AC8"/>
    <w:lvl w:ilvl="0" w:tplc="BF64EC92">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1DCA4BF8">
      <w:numFmt w:val="bullet"/>
      <w:lvlText w:val="•"/>
      <w:lvlJc w:val="left"/>
      <w:pPr>
        <w:ind w:left="1908" w:hanging="379"/>
      </w:pPr>
      <w:rPr>
        <w:rFonts w:hint="default"/>
        <w:lang w:val="en-US" w:eastAsia="en-US" w:bidi="ar-SA"/>
      </w:rPr>
    </w:lvl>
    <w:lvl w:ilvl="2" w:tplc="C520FE4E">
      <w:numFmt w:val="bullet"/>
      <w:lvlText w:val="•"/>
      <w:lvlJc w:val="left"/>
      <w:pPr>
        <w:ind w:left="2976" w:hanging="379"/>
      </w:pPr>
      <w:rPr>
        <w:rFonts w:hint="default"/>
        <w:lang w:val="en-US" w:eastAsia="en-US" w:bidi="ar-SA"/>
      </w:rPr>
    </w:lvl>
    <w:lvl w:ilvl="3" w:tplc="A7FCFB2E">
      <w:numFmt w:val="bullet"/>
      <w:lvlText w:val="•"/>
      <w:lvlJc w:val="left"/>
      <w:pPr>
        <w:ind w:left="4044" w:hanging="379"/>
      </w:pPr>
      <w:rPr>
        <w:rFonts w:hint="default"/>
        <w:lang w:val="en-US" w:eastAsia="en-US" w:bidi="ar-SA"/>
      </w:rPr>
    </w:lvl>
    <w:lvl w:ilvl="4" w:tplc="C87CF0E4">
      <w:numFmt w:val="bullet"/>
      <w:lvlText w:val="•"/>
      <w:lvlJc w:val="left"/>
      <w:pPr>
        <w:ind w:left="5112" w:hanging="379"/>
      </w:pPr>
      <w:rPr>
        <w:rFonts w:hint="default"/>
        <w:lang w:val="en-US" w:eastAsia="en-US" w:bidi="ar-SA"/>
      </w:rPr>
    </w:lvl>
    <w:lvl w:ilvl="5" w:tplc="E6FA9D4E">
      <w:numFmt w:val="bullet"/>
      <w:lvlText w:val="•"/>
      <w:lvlJc w:val="left"/>
      <w:pPr>
        <w:ind w:left="6180" w:hanging="379"/>
      </w:pPr>
      <w:rPr>
        <w:rFonts w:hint="default"/>
        <w:lang w:val="en-US" w:eastAsia="en-US" w:bidi="ar-SA"/>
      </w:rPr>
    </w:lvl>
    <w:lvl w:ilvl="6" w:tplc="5BD2F450">
      <w:numFmt w:val="bullet"/>
      <w:lvlText w:val="•"/>
      <w:lvlJc w:val="left"/>
      <w:pPr>
        <w:ind w:left="7248" w:hanging="379"/>
      </w:pPr>
      <w:rPr>
        <w:rFonts w:hint="default"/>
        <w:lang w:val="en-US" w:eastAsia="en-US" w:bidi="ar-SA"/>
      </w:rPr>
    </w:lvl>
    <w:lvl w:ilvl="7" w:tplc="2EF27DF6">
      <w:numFmt w:val="bullet"/>
      <w:lvlText w:val="•"/>
      <w:lvlJc w:val="left"/>
      <w:pPr>
        <w:ind w:left="8316" w:hanging="379"/>
      </w:pPr>
      <w:rPr>
        <w:rFonts w:hint="default"/>
        <w:lang w:val="en-US" w:eastAsia="en-US" w:bidi="ar-SA"/>
      </w:rPr>
    </w:lvl>
    <w:lvl w:ilvl="8" w:tplc="BBDA514E">
      <w:numFmt w:val="bullet"/>
      <w:lvlText w:val="•"/>
      <w:lvlJc w:val="left"/>
      <w:pPr>
        <w:ind w:left="9384" w:hanging="379"/>
      </w:pPr>
      <w:rPr>
        <w:rFonts w:hint="default"/>
        <w:lang w:val="en-US" w:eastAsia="en-US" w:bidi="ar-SA"/>
      </w:rPr>
    </w:lvl>
  </w:abstractNum>
  <w:abstractNum w:abstractNumId="80">
    <w:nsid w:val="5CC003FA"/>
    <w:multiLevelType w:val="multilevel"/>
    <w:tmpl w:val="96EC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5D402C08"/>
    <w:multiLevelType w:val="multilevel"/>
    <w:tmpl w:val="E93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5EA11D6C"/>
    <w:multiLevelType w:val="multilevel"/>
    <w:tmpl w:val="DDE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1E8531B"/>
    <w:multiLevelType w:val="multilevel"/>
    <w:tmpl w:val="D16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63C308F6"/>
    <w:multiLevelType w:val="multilevel"/>
    <w:tmpl w:val="E41C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7D21EC4"/>
    <w:multiLevelType w:val="multilevel"/>
    <w:tmpl w:val="1C00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8095F65"/>
    <w:multiLevelType w:val="multilevel"/>
    <w:tmpl w:val="DB9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8097B3D"/>
    <w:multiLevelType w:val="multilevel"/>
    <w:tmpl w:val="2FC052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68346FEE"/>
    <w:multiLevelType w:val="multilevel"/>
    <w:tmpl w:val="917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9AA7345"/>
    <w:multiLevelType w:val="multilevel"/>
    <w:tmpl w:val="027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DA5284C"/>
    <w:multiLevelType w:val="multilevel"/>
    <w:tmpl w:val="2CF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E7C5B7F"/>
    <w:multiLevelType w:val="multilevel"/>
    <w:tmpl w:val="DF40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F600553"/>
    <w:multiLevelType w:val="multilevel"/>
    <w:tmpl w:val="FF0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6F98692D"/>
    <w:multiLevelType w:val="multilevel"/>
    <w:tmpl w:val="694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FE0430E"/>
    <w:multiLevelType w:val="multilevel"/>
    <w:tmpl w:val="7B06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FEB471C"/>
    <w:multiLevelType w:val="multilevel"/>
    <w:tmpl w:val="6DE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1D4141C"/>
    <w:multiLevelType w:val="multilevel"/>
    <w:tmpl w:val="7356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73135F22"/>
    <w:multiLevelType w:val="multilevel"/>
    <w:tmpl w:val="B1B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743C7DE2"/>
    <w:multiLevelType w:val="multilevel"/>
    <w:tmpl w:val="2F4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75CA0AA7"/>
    <w:multiLevelType w:val="multilevel"/>
    <w:tmpl w:val="D5B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6E1679B"/>
    <w:multiLevelType w:val="multilevel"/>
    <w:tmpl w:val="EE9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78703F0E"/>
    <w:multiLevelType w:val="hybridMultilevel"/>
    <w:tmpl w:val="97F880DC"/>
    <w:lvl w:ilvl="0" w:tplc="12244E40">
      <w:start w:val="1"/>
      <w:numFmt w:val="decimal"/>
      <w:lvlText w:val="%1."/>
      <w:lvlJc w:val="left"/>
      <w:pPr>
        <w:ind w:left="836" w:hanging="379"/>
        <w:jc w:val="left"/>
      </w:pPr>
      <w:rPr>
        <w:rFonts w:ascii="Cambria" w:eastAsia="Cambria" w:hAnsi="Cambria" w:cs="Cambria" w:hint="default"/>
        <w:b w:val="0"/>
        <w:bCs w:val="0"/>
        <w:i w:val="0"/>
        <w:iCs w:val="0"/>
        <w:color w:val="202020"/>
        <w:spacing w:val="0"/>
        <w:w w:val="110"/>
        <w:sz w:val="23"/>
        <w:szCs w:val="23"/>
        <w:lang w:val="en-US" w:eastAsia="en-US" w:bidi="ar-SA"/>
      </w:rPr>
    </w:lvl>
    <w:lvl w:ilvl="1" w:tplc="74961608">
      <w:numFmt w:val="bullet"/>
      <w:lvlText w:val="•"/>
      <w:lvlJc w:val="left"/>
      <w:pPr>
        <w:ind w:left="1908" w:hanging="379"/>
      </w:pPr>
      <w:rPr>
        <w:rFonts w:hint="default"/>
        <w:lang w:val="en-US" w:eastAsia="en-US" w:bidi="ar-SA"/>
      </w:rPr>
    </w:lvl>
    <w:lvl w:ilvl="2" w:tplc="B31009BA">
      <w:numFmt w:val="bullet"/>
      <w:lvlText w:val="•"/>
      <w:lvlJc w:val="left"/>
      <w:pPr>
        <w:ind w:left="2976" w:hanging="379"/>
      </w:pPr>
      <w:rPr>
        <w:rFonts w:hint="default"/>
        <w:lang w:val="en-US" w:eastAsia="en-US" w:bidi="ar-SA"/>
      </w:rPr>
    </w:lvl>
    <w:lvl w:ilvl="3" w:tplc="6CBE49B6">
      <w:numFmt w:val="bullet"/>
      <w:lvlText w:val="•"/>
      <w:lvlJc w:val="left"/>
      <w:pPr>
        <w:ind w:left="4044" w:hanging="379"/>
      </w:pPr>
      <w:rPr>
        <w:rFonts w:hint="default"/>
        <w:lang w:val="en-US" w:eastAsia="en-US" w:bidi="ar-SA"/>
      </w:rPr>
    </w:lvl>
    <w:lvl w:ilvl="4" w:tplc="282EEE74">
      <w:numFmt w:val="bullet"/>
      <w:lvlText w:val="•"/>
      <w:lvlJc w:val="left"/>
      <w:pPr>
        <w:ind w:left="5112" w:hanging="379"/>
      </w:pPr>
      <w:rPr>
        <w:rFonts w:hint="default"/>
        <w:lang w:val="en-US" w:eastAsia="en-US" w:bidi="ar-SA"/>
      </w:rPr>
    </w:lvl>
    <w:lvl w:ilvl="5" w:tplc="778A5B42">
      <w:numFmt w:val="bullet"/>
      <w:lvlText w:val="•"/>
      <w:lvlJc w:val="left"/>
      <w:pPr>
        <w:ind w:left="6180" w:hanging="379"/>
      </w:pPr>
      <w:rPr>
        <w:rFonts w:hint="default"/>
        <w:lang w:val="en-US" w:eastAsia="en-US" w:bidi="ar-SA"/>
      </w:rPr>
    </w:lvl>
    <w:lvl w:ilvl="6" w:tplc="7978853C">
      <w:numFmt w:val="bullet"/>
      <w:lvlText w:val="•"/>
      <w:lvlJc w:val="left"/>
      <w:pPr>
        <w:ind w:left="7248" w:hanging="379"/>
      </w:pPr>
      <w:rPr>
        <w:rFonts w:hint="default"/>
        <w:lang w:val="en-US" w:eastAsia="en-US" w:bidi="ar-SA"/>
      </w:rPr>
    </w:lvl>
    <w:lvl w:ilvl="7" w:tplc="C7963C4A">
      <w:numFmt w:val="bullet"/>
      <w:lvlText w:val="•"/>
      <w:lvlJc w:val="left"/>
      <w:pPr>
        <w:ind w:left="8316" w:hanging="379"/>
      </w:pPr>
      <w:rPr>
        <w:rFonts w:hint="default"/>
        <w:lang w:val="en-US" w:eastAsia="en-US" w:bidi="ar-SA"/>
      </w:rPr>
    </w:lvl>
    <w:lvl w:ilvl="8" w:tplc="4DA41F96">
      <w:numFmt w:val="bullet"/>
      <w:lvlText w:val="•"/>
      <w:lvlJc w:val="left"/>
      <w:pPr>
        <w:ind w:left="9384" w:hanging="379"/>
      </w:pPr>
      <w:rPr>
        <w:rFonts w:hint="default"/>
        <w:lang w:val="en-US" w:eastAsia="en-US" w:bidi="ar-SA"/>
      </w:rPr>
    </w:lvl>
  </w:abstractNum>
  <w:abstractNum w:abstractNumId="102">
    <w:nsid w:val="789E0CC8"/>
    <w:multiLevelType w:val="multilevel"/>
    <w:tmpl w:val="F96A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7B762588"/>
    <w:multiLevelType w:val="multilevel"/>
    <w:tmpl w:val="FED6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7B9A18D6"/>
    <w:multiLevelType w:val="multilevel"/>
    <w:tmpl w:val="11D8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7F1F2228"/>
    <w:multiLevelType w:val="multilevel"/>
    <w:tmpl w:val="2F5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66"/>
  </w:num>
  <w:num w:numId="3">
    <w:abstractNumId w:val="63"/>
  </w:num>
  <w:num w:numId="4">
    <w:abstractNumId w:val="89"/>
  </w:num>
  <w:num w:numId="5">
    <w:abstractNumId w:val="57"/>
  </w:num>
  <w:num w:numId="6">
    <w:abstractNumId w:val="27"/>
  </w:num>
  <w:num w:numId="7">
    <w:abstractNumId w:val="0"/>
  </w:num>
  <w:num w:numId="8">
    <w:abstractNumId w:val="77"/>
  </w:num>
  <w:num w:numId="9">
    <w:abstractNumId w:val="81"/>
  </w:num>
  <w:num w:numId="10">
    <w:abstractNumId w:val="7"/>
  </w:num>
  <w:num w:numId="11">
    <w:abstractNumId w:val="22"/>
  </w:num>
  <w:num w:numId="12">
    <w:abstractNumId w:val="59"/>
  </w:num>
  <w:num w:numId="13">
    <w:abstractNumId w:val="87"/>
  </w:num>
  <w:num w:numId="14">
    <w:abstractNumId w:val="34"/>
  </w:num>
  <w:num w:numId="15">
    <w:abstractNumId w:val="9"/>
  </w:num>
  <w:num w:numId="16">
    <w:abstractNumId w:val="23"/>
  </w:num>
  <w:num w:numId="17">
    <w:abstractNumId w:val="55"/>
  </w:num>
  <w:num w:numId="18">
    <w:abstractNumId w:val="64"/>
  </w:num>
  <w:num w:numId="19">
    <w:abstractNumId w:val="2"/>
  </w:num>
  <w:num w:numId="20">
    <w:abstractNumId w:val="44"/>
  </w:num>
  <w:num w:numId="21">
    <w:abstractNumId w:val="96"/>
  </w:num>
  <w:num w:numId="22">
    <w:abstractNumId w:val="52"/>
  </w:num>
  <w:num w:numId="23">
    <w:abstractNumId w:val="41"/>
  </w:num>
  <w:num w:numId="24">
    <w:abstractNumId w:val="14"/>
  </w:num>
  <w:num w:numId="25">
    <w:abstractNumId w:val="48"/>
  </w:num>
  <w:num w:numId="26">
    <w:abstractNumId w:val="102"/>
  </w:num>
  <w:num w:numId="27">
    <w:abstractNumId w:val="6"/>
  </w:num>
  <w:num w:numId="28">
    <w:abstractNumId w:val="74"/>
  </w:num>
  <w:num w:numId="29">
    <w:abstractNumId w:val="43"/>
  </w:num>
  <w:num w:numId="30">
    <w:abstractNumId w:val="5"/>
  </w:num>
  <w:num w:numId="31">
    <w:abstractNumId w:val="100"/>
  </w:num>
  <w:num w:numId="32">
    <w:abstractNumId w:val="86"/>
  </w:num>
  <w:num w:numId="33">
    <w:abstractNumId w:val="97"/>
  </w:num>
  <w:num w:numId="34">
    <w:abstractNumId w:val="1"/>
  </w:num>
  <w:num w:numId="35">
    <w:abstractNumId w:val="75"/>
  </w:num>
  <w:num w:numId="36">
    <w:abstractNumId w:val="56"/>
  </w:num>
  <w:num w:numId="37">
    <w:abstractNumId w:val="42"/>
  </w:num>
  <w:num w:numId="38">
    <w:abstractNumId w:val="94"/>
  </w:num>
  <w:num w:numId="39">
    <w:abstractNumId w:val="35"/>
  </w:num>
  <w:num w:numId="40">
    <w:abstractNumId w:val="40"/>
  </w:num>
  <w:num w:numId="41">
    <w:abstractNumId w:val="46"/>
  </w:num>
  <w:num w:numId="42">
    <w:abstractNumId w:val="93"/>
  </w:num>
  <w:num w:numId="43">
    <w:abstractNumId w:val="54"/>
  </w:num>
  <w:num w:numId="44">
    <w:abstractNumId w:val="49"/>
  </w:num>
  <w:num w:numId="45">
    <w:abstractNumId w:val="32"/>
  </w:num>
  <w:num w:numId="46">
    <w:abstractNumId w:val="12"/>
  </w:num>
  <w:num w:numId="47">
    <w:abstractNumId w:val="21"/>
  </w:num>
  <w:num w:numId="48">
    <w:abstractNumId w:val="17"/>
  </w:num>
  <w:num w:numId="49">
    <w:abstractNumId w:val="67"/>
  </w:num>
  <w:num w:numId="50">
    <w:abstractNumId w:val="28"/>
  </w:num>
  <w:num w:numId="51">
    <w:abstractNumId w:val="91"/>
  </w:num>
  <w:num w:numId="52">
    <w:abstractNumId w:val="62"/>
  </w:num>
  <w:num w:numId="53">
    <w:abstractNumId w:val="84"/>
  </w:num>
  <w:num w:numId="54">
    <w:abstractNumId w:val="85"/>
  </w:num>
  <w:num w:numId="55">
    <w:abstractNumId w:val="58"/>
  </w:num>
  <w:num w:numId="56">
    <w:abstractNumId w:val="50"/>
  </w:num>
  <w:num w:numId="57">
    <w:abstractNumId w:val="72"/>
  </w:num>
  <w:num w:numId="58">
    <w:abstractNumId w:val="90"/>
  </w:num>
  <w:num w:numId="59">
    <w:abstractNumId w:val="36"/>
  </w:num>
  <w:num w:numId="60">
    <w:abstractNumId w:val="82"/>
  </w:num>
  <w:num w:numId="61">
    <w:abstractNumId w:val="26"/>
  </w:num>
  <w:num w:numId="62">
    <w:abstractNumId w:val="38"/>
  </w:num>
  <w:num w:numId="63">
    <w:abstractNumId w:val="105"/>
  </w:num>
  <w:num w:numId="64">
    <w:abstractNumId w:val="95"/>
  </w:num>
  <w:num w:numId="65">
    <w:abstractNumId w:val="68"/>
  </w:num>
  <w:num w:numId="66">
    <w:abstractNumId w:val="99"/>
  </w:num>
  <w:num w:numId="67">
    <w:abstractNumId w:val="25"/>
  </w:num>
  <w:num w:numId="68">
    <w:abstractNumId w:val="61"/>
  </w:num>
  <w:num w:numId="69">
    <w:abstractNumId w:val="88"/>
  </w:num>
  <w:num w:numId="70">
    <w:abstractNumId w:val="15"/>
  </w:num>
  <w:num w:numId="71">
    <w:abstractNumId w:val="11"/>
  </w:num>
  <w:num w:numId="72">
    <w:abstractNumId w:val="83"/>
  </w:num>
  <w:num w:numId="73">
    <w:abstractNumId w:val="45"/>
  </w:num>
  <w:num w:numId="74">
    <w:abstractNumId w:val="71"/>
  </w:num>
  <w:num w:numId="75">
    <w:abstractNumId w:val="51"/>
  </w:num>
  <w:num w:numId="76">
    <w:abstractNumId w:val="98"/>
  </w:num>
  <w:num w:numId="77">
    <w:abstractNumId w:val="65"/>
  </w:num>
  <w:num w:numId="78">
    <w:abstractNumId w:val="104"/>
  </w:num>
  <w:num w:numId="79">
    <w:abstractNumId w:val="80"/>
  </w:num>
  <w:num w:numId="80">
    <w:abstractNumId w:val="92"/>
  </w:num>
  <w:num w:numId="81">
    <w:abstractNumId w:val="60"/>
  </w:num>
  <w:num w:numId="82">
    <w:abstractNumId w:val="24"/>
  </w:num>
  <w:num w:numId="83">
    <w:abstractNumId w:val="103"/>
  </w:num>
  <w:num w:numId="84">
    <w:abstractNumId w:val="18"/>
  </w:num>
  <w:num w:numId="85">
    <w:abstractNumId w:val="3"/>
  </w:num>
  <w:num w:numId="86">
    <w:abstractNumId w:val="31"/>
  </w:num>
  <w:num w:numId="87">
    <w:abstractNumId w:val="53"/>
  </w:num>
  <w:num w:numId="88">
    <w:abstractNumId w:val="78"/>
  </w:num>
  <w:num w:numId="89">
    <w:abstractNumId w:val="76"/>
  </w:num>
  <w:num w:numId="90">
    <w:abstractNumId w:val="37"/>
  </w:num>
  <w:num w:numId="91">
    <w:abstractNumId w:val="39"/>
  </w:num>
  <w:num w:numId="92">
    <w:abstractNumId w:val="79"/>
  </w:num>
  <w:num w:numId="93">
    <w:abstractNumId w:val="73"/>
  </w:num>
  <w:num w:numId="94">
    <w:abstractNumId w:val="70"/>
  </w:num>
  <w:num w:numId="95">
    <w:abstractNumId w:val="16"/>
  </w:num>
  <w:num w:numId="96">
    <w:abstractNumId w:val="10"/>
  </w:num>
  <w:num w:numId="97">
    <w:abstractNumId w:val="29"/>
  </w:num>
  <w:num w:numId="98">
    <w:abstractNumId w:val="20"/>
  </w:num>
  <w:num w:numId="99">
    <w:abstractNumId w:val="30"/>
  </w:num>
  <w:num w:numId="100">
    <w:abstractNumId w:val="47"/>
  </w:num>
  <w:num w:numId="101">
    <w:abstractNumId w:val="69"/>
  </w:num>
  <w:num w:numId="102">
    <w:abstractNumId w:val="4"/>
  </w:num>
  <w:num w:numId="103">
    <w:abstractNumId w:val="19"/>
  </w:num>
  <w:num w:numId="104">
    <w:abstractNumId w:val="101"/>
  </w:num>
  <w:num w:numId="105">
    <w:abstractNumId w:val="13"/>
  </w:num>
  <w:num w:numId="106">
    <w:abstractNumId w:val="8"/>
  </w:num>
  <w:numIdMacAtCleanup w:val="10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074"/>
    <o:shapelayout v:ext="edit">
      <o:idmap v:ext="edit" data="2"/>
    </o:shapelayout>
  </w:hdrShapeDefaults>
  <w:compat/>
  <w:rsids>
    <w:rsidRoot w:val="00076908"/>
    <w:rsid w:val="00076908"/>
    <w:rsid w:val="002313D1"/>
    <w:rsid w:val="00260B03"/>
    <w:rsid w:val="0068487F"/>
    <w:rsid w:val="00740474"/>
    <w:rsid w:val="00771782"/>
    <w:rsid w:val="00917C6C"/>
    <w:rsid w:val="00A040E6"/>
    <w:rsid w:val="00BD7E7B"/>
    <w:rsid w:val="00BE3797"/>
    <w:rsid w:val="00C550F3"/>
    <w:rsid w:val="00E537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C6C"/>
  </w:style>
  <w:style w:type="paragraph" w:styleId="Heading1">
    <w:name w:val="heading 1"/>
    <w:basedOn w:val="Normal"/>
    <w:next w:val="Normal"/>
    <w:link w:val="Heading1Char"/>
    <w:uiPriority w:val="9"/>
    <w:qFormat/>
    <w:rsid w:val="00076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908"/>
    <w:rPr>
      <w:rFonts w:eastAsiaTheme="majorEastAsia" w:cstheme="majorBidi"/>
      <w:color w:val="272727" w:themeColor="text1" w:themeTint="D8"/>
    </w:rPr>
  </w:style>
  <w:style w:type="paragraph" w:styleId="Title">
    <w:name w:val="Title"/>
    <w:basedOn w:val="Normal"/>
    <w:next w:val="Normal"/>
    <w:link w:val="TitleChar"/>
    <w:uiPriority w:val="1"/>
    <w:qFormat/>
    <w:rsid w:val="00076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908"/>
    <w:pPr>
      <w:spacing w:before="160"/>
      <w:jc w:val="center"/>
    </w:pPr>
    <w:rPr>
      <w:i/>
      <w:iCs/>
      <w:color w:val="404040" w:themeColor="text1" w:themeTint="BF"/>
    </w:rPr>
  </w:style>
  <w:style w:type="character" w:customStyle="1" w:styleId="QuoteChar">
    <w:name w:val="Quote Char"/>
    <w:basedOn w:val="DefaultParagraphFont"/>
    <w:link w:val="Quote"/>
    <w:uiPriority w:val="29"/>
    <w:rsid w:val="00076908"/>
    <w:rPr>
      <w:i/>
      <w:iCs/>
      <w:color w:val="404040" w:themeColor="text1" w:themeTint="BF"/>
    </w:rPr>
  </w:style>
  <w:style w:type="paragraph" w:styleId="ListParagraph">
    <w:name w:val="List Paragraph"/>
    <w:basedOn w:val="Normal"/>
    <w:uiPriority w:val="1"/>
    <w:qFormat/>
    <w:rsid w:val="00076908"/>
    <w:pPr>
      <w:ind w:left="720"/>
      <w:contextualSpacing/>
    </w:pPr>
  </w:style>
  <w:style w:type="character" w:styleId="IntenseEmphasis">
    <w:name w:val="Intense Emphasis"/>
    <w:basedOn w:val="DefaultParagraphFont"/>
    <w:uiPriority w:val="21"/>
    <w:qFormat/>
    <w:rsid w:val="00076908"/>
    <w:rPr>
      <w:i/>
      <w:iCs/>
      <w:color w:val="0F4761" w:themeColor="accent1" w:themeShade="BF"/>
    </w:rPr>
  </w:style>
  <w:style w:type="paragraph" w:styleId="IntenseQuote">
    <w:name w:val="Intense Quote"/>
    <w:basedOn w:val="Normal"/>
    <w:next w:val="Normal"/>
    <w:link w:val="IntenseQuoteChar"/>
    <w:uiPriority w:val="30"/>
    <w:qFormat/>
    <w:rsid w:val="00076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908"/>
    <w:rPr>
      <w:i/>
      <w:iCs/>
      <w:color w:val="0F4761" w:themeColor="accent1" w:themeShade="BF"/>
    </w:rPr>
  </w:style>
  <w:style w:type="character" w:styleId="IntenseReference">
    <w:name w:val="Intense Reference"/>
    <w:basedOn w:val="DefaultParagraphFont"/>
    <w:uiPriority w:val="32"/>
    <w:qFormat/>
    <w:rsid w:val="00076908"/>
    <w:rPr>
      <w:b/>
      <w:bCs/>
      <w:smallCaps/>
      <w:color w:val="0F4761" w:themeColor="accent1" w:themeShade="BF"/>
      <w:spacing w:val="5"/>
    </w:rPr>
  </w:style>
  <w:style w:type="character" w:styleId="Hyperlink">
    <w:name w:val="Hyperlink"/>
    <w:basedOn w:val="DefaultParagraphFont"/>
    <w:uiPriority w:val="99"/>
    <w:unhideWhenUsed/>
    <w:rsid w:val="00076908"/>
    <w:rPr>
      <w:color w:val="467886" w:themeColor="hyperlink"/>
      <w:u w:val="single"/>
    </w:rPr>
  </w:style>
  <w:style w:type="character" w:customStyle="1" w:styleId="UnresolvedMention">
    <w:name w:val="Unresolved Mention"/>
    <w:basedOn w:val="DefaultParagraphFont"/>
    <w:uiPriority w:val="99"/>
    <w:semiHidden/>
    <w:unhideWhenUsed/>
    <w:rsid w:val="00076908"/>
    <w:rPr>
      <w:color w:val="605E5C"/>
      <w:shd w:val="clear" w:color="auto" w:fill="E1DFDD"/>
    </w:rPr>
  </w:style>
  <w:style w:type="paragraph" w:styleId="BalloonText">
    <w:name w:val="Balloon Text"/>
    <w:basedOn w:val="Normal"/>
    <w:link w:val="BalloonTextChar"/>
    <w:uiPriority w:val="99"/>
    <w:semiHidden/>
    <w:unhideWhenUsed/>
    <w:rsid w:val="007404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0474"/>
    <w:rPr>
      <w:rFonts w:ascii="Tahoma" w:hAnsi="Tahoma" w:cs="Tahoma"/>
      <w:sz w:val="16"/>
      <w:szCs w:val="16"/>
    </w:rPr>
  </w:style>
  <w:style w:type="paragraph" w:styleId="BodyText">
    <w:name w:val="Body Text"/>
    <w:basedOn w:val="Normal"/>
    <w:link w:val="BodyTextChar"/>
    <w:uiPriority w:val="1"/>
    <w:qFormat/>
    <w:rsid w:val="00740474"/>
    <w:pPr>
      <w:widowControl w:val="0"/>
      <w:autoSpaceDE w:val="0"/>
      <w:autoSpaceDN w:val="0"/>
      <w:spacing w:after="0" w:line="240" w:lineRule="auto"/>
    </w:pPr>
    <w:rPr>
      <w:rFonts w:ascii="Cambria" w:eastAsia="Cambria" w:hAnsi="Cambria" w:cs="Cambria"/>
      <w:kern w:val="0"/>
      <w:sz w:val="23"/>
      <w:szCs w:val="23"/>
    </w:rPr>
  </w:style>
  <w:style w:type="character" w:customStyle="1" w:styleId="BodyTextChar">
    <w:name w:val="Body Text Char"/>
    <w:basedOn w:val="DefaultParagraphFont"/>
    <w:link w:val="BodyText"/>
    <w:uiPriority w:val="1"/>
    <w:rsid w:val="00740474"/>
    <w:rPr>
      <w:rFonts w:ascii="Cambria" w:eastAsia="Cambria" w:hAnsi="Cambria" w:cs="Cambria"/>
      <w:kern w:val="0"/>
      <w:sz w:val="23"/>
      <w:szCs w:val="23"/>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Benue_valley" TargetMode="External"/><Relationship Id="rId299" Type="http://schemas.openxmlformats.org/officeDocument/2006/relationships/hyperlink" Target="https://en.wikipedia.org/wiki/GPT-5.1" TargetMode="External"/><Relationship Id="rId671" Type="http://schemas.openxmlformats.org/officeDocument/2006/relationships/hyperlink" Target="http://truemedia.org/" TargetMode="External"/><Relationship Id="rId21" Type="http://schemas.openxmlformats.org/officeDocument/2006/relationships/hyperlink" Target="https://en.wikipedia.org/wiki/Wikipedia:Signs_of_AI_writing" TargetMode="External"/><Relationship Id="rId63" Type="http://schemas.openxmlformats.org/officeDocument/2006/relationships/hyperlink" Target="https://en.wikipedia.org/wiki/Entrepreneurship_education" TargetMode="External"/><Relationship Id="rId159" Type="http://schemas.openxmlformats.org/officeDocument/2006/relationships/hyperlink" Target="https://en.wikipedia.org/wiki/Wikipedia:Signs_of_AI_writing" TargetMode="External"/><Relationship Id="rId324" Type="http://schemas.openxmlformats.org/officeDocument/2006/relationships/hyperlink" Target="https://en.wikipedia.org/wiki/Gemini_(language_model)" TargetMode="External"/><Relationship Id="rId366" Type="http://schemas.openxmlformats.org/officeDocument/2006/relationships/hyperlink" Target="https://en.wikipedia.org/wiki/Talk:Spaghetti" TargetMode="External"/><Relationship Id="rId531" Type="http://schemas.openxmlformats.org/officeDocument/2006/relationships/hyperlink" Target="https://en.wikipedia.org/w/index.php?search=%22you+declined+your+own+draft%22&amp;title=Special%3ASearch&amp;profile=advanced&amp;fulltext=1&amp;ns4=1&amp;ns118=1" TargetMode="External"/><Relationship Id="rId573" Type="http://schemas.openxmlformats.org/officeDocument/2006/relationships/hyperlink" Target="https://en.wikipedia.org/wiki/Template:As_of" TargetMode="External"/><Relationship Id="rId629" Type="http://schemas.openxmlformats.org/officeDocument/2006/relationships/hyperlink" Target="https://zh.gijn.org/resource/guide-detecting-ai-generated-content/" TargetMode="External"/><Relationship Id="rId170" Type="http://schemas.openxmlformats.org/officeDocument/2006/relationships/hyperlink" Target="https://en.wikipedia.org/wiki/Wikipedia:Signs_of_AI_writing" TargetMode="External"/><Relationship Id="rId226" Type="http://schemas.openxmlformats.org/officeDocument/2006/relationships/hyperlink" Target="https://en.wikipedia.org/wiki/Special:Diff/1263233100" TargetMode="External"/><Relationship Id="rId433" Type="http://schemas.openxmlformats.org/officeDocument/2006/relationships/hyperlink" Target="https://en.wikipedia.org/wiki/JSON" TargetMode="External"/><Relationship Id="rId268" Type="http://schemas.openxmlformats.org/officeDocument/2006/relationships/hyperlink" Target="https://en.wikipedia.org/wiki/Boldface" TargetMode="External"/><Relationship Id="rId475" Type="http://schemas.openxmlformats.org/officeDocument/2006/relationships/hyperlink" Target="https://en.wikipedia.org/wiki/Draft:CureMD" TargetMode="External"/><Relationship Id="rId640" Type="http://schemas.openxmlformats.org/officeDocument/2006/relationships/hyperlink" Target="https://www.washingtonpost.com/technology/2019/05/23/faked-pelosi-videos-slowed-make-her-appear-drunk-spread-across-social-media/" TargetMode="External"/><Relationship Id="rId682" Type="http://schemas.openxmlformats.org/officeDocument/2006/relationships/hyperlink" Target="https://www.nytimes.com/2022/09/30/us/hurricane-shark-ian-hoax.html" TargetMode="External"/><Relationship Id="rId32" Type="http://schemas.openxmlformats.org/officeDocument/2006/relationships/hyperlink" Target="https://en.wikipedia.org/wiki/Special:Diff/1252053288" TargetMode="External"/><Relationship Id="rId74" Type="http://schemas.openxmlformats.org/officeDocument/2006/relationships/hyperlink" Target="https://en.wikipedia.org/wiki/Wikipedia:Signs_of_AI_writing" TargetMode="External"/><Relationship Id="rId128" Type="http://schemas.openxmlformats.org/officeDocument/2006/relationships/hyperlink" Target="https://en.wikipedia.org/wiki/Rubik%27s_WOWCube" TargetMode="External"/><Relationship Id="rId335" Type="http://schemas.openxmlformats.org/officeDocument/2006/relationships/hyperlink" Target="https://en.wikipedia.org/wiki/Special:PermanentLink/1291176332" TargetMode="External"/><Relationship Id="rId377" Type="http://schemas.openxmlformats.org/officeDocument/2006/relationships/hyperlink" Target="https://en.wikipedia.org/wiki/H:WT" TargetMode="External"/><Relationship Id="rId500" Type="http://schemas.openxmlformats.org/officeDocument/2006/relationships/hyperlink" Target="https://en.wikipedia.org/wiki/Help:Footnotes" TargetMode="External"/><Relationship Id="rId542" Type="http://schemas.openxmlformats.org/officeDocument/2006/relationships/hyperlink" Target="https://en.wikipedia.org/wiki/Wikipedia:Signs_of_AI_writing" TargetMode="External"/><Relationship Id="rId584" Type="http://schemas.openxmlformats.org/officeDocument/2006/relationships/hyperlink" Target="https://www.grammarly.com/blog/ai/generative-ai-prompts/" TargetMode="External"/><Relationship Id="rId5" Type="http://schemas.openxmlformats.org/officeDocument/2006/relationships/hyperlink" Target="https://en.wikipedia.org/wiki/AI_chatbot" TargetMode="External"/><Relationship Id="rId181" Type="http://schemas.openxmlformats.org/officeDocument/2006/relationships/hyperlink" Target="https://en.wikipedia.org/wiki/Wikipedia:Signs_of_AI_writing" TargetMode="External"/><Relationship Id="rId237" Type="http://schemas.openxmlformats.org/officeDocument/2006/relationships/hyperlink" Target="https://en.wikipedia.org/wiki/Special:Diff/1288184349" TargetMode="External"/><Relationship Id="rId402" Type="http://schemas.openxmlformats.org/officeDocument/2006/relationships/hyperlink" Target="https://en.wikipedia.org/wiki/Villers-Chief" TargetMode="External"/><Relationship Id="rId279" Type="http://schemas.openxmlformats.org/officeDocument/2006/relationships/hyperlink" Target="https://en.wikipedia.org/wiki/Wikipedia:SCOPY" TargetMode="External"/><Relationship Id="rId444" Type="http://schemas.openxmlformats.org/officeDocument/2006/relationships/hyperlink" Target="https://en.wikipedia.org/wiki/Draft:Paytra" TargetMode="External"/><Relationship Id="rId486" Type="http://schemas.openxmlformats.org/officeDocument/2006/relationships/hyperlink" Target="https://en.wikipedia.org/w/index.php?search=insource%3A%22referrer%3Dgrok.com%22&amp;title=Special%3ASearch&amp;profile=advanced&amp;fulltext=1&amp;ns0=1" TargetMode="External"/><Relationship Id="rId651" Type="http://schemas.openxmlformats.org/officeDocument/2006/relationships/hyperlink" Target="https://www.instagram.com/explore/tags/copymagazine/?utm_source=ig_embed" TargetMode="External"/><Relationship Id="rId43" Type="http://schemas.openxmlformats.org/officeDocument/2006/relationships/hyperlink" Target="https://en.wikipedia.org/wiki/Special:Diff/1235454313" TargetMode="External"/><Relationship Id="rId139" Type="http://schemas.openxmlformats.org/officeDocument/2006/relationships/hyperlink" Target="https://en.wikipedia.org/wiki/Pyroelectricity" TargetMode="External"/><Relationship Id="rId290" Type="http://schemas.openxmlformats.org/officeDocument/2006/relationships/hyperlink" Target="https://en.wikipedia.org/wiki/Wikipedia:Signs_of_AI_writing" TargetMode="External"/><Relationship Id="rId304" Type="http://schemas.openxmlformats.org/officeDocument/2006/relationships/hyperlink" Target="https://en.wikipedia.org/wiki/Special:Diff/1296093591" TargetMode="External"/><Relationship Id="rId346" Type="http://schemas.openxmlformats.org/officeDocument/2006/relationships/hyperlink" Target="https://en.wikipedia.org/wiki/Wikipedia:OR" TargetMode="External"/><Relationship Id="rId388" Type="http://schemas.openxmlformats.org/officeDocument/2006/relationships/hyperlink" Target="https://support.reddithelp.com/hc/en-us/articles/360043033952-Formatting-Guide" TargetMode="External"/><Relationship Id="rId511" Type="http://schemas.openxmlformats.org/officeDocument/2006/relationships/hyperlink" Target="https://en.wikipedia.org/wiki/Wikipedia:Signs_of_AI_writing" TargetMode="External"/><Relationship Id="rId553" Type="http://schemas.openxmlformats.org/officeDocument/2006/relationships/hyperlink" Target="https://en.wikipedia.org/wiki/Wikipedia:VisualEditor" TargetMode="External"/><Relationship Id="rId609" Type="http://schemas.openxmlformats.org/officeDocument/2006/relationships/hyperlink" Target="https://purewrite.io/blog/checking-for-plagiarism-using-google" TargetMode="External"/><Relationship Id="rId85" Type="http://schemas.openxmlformats.org/officeDocument/2006/relationships/hyperlink" Target="https://en.wikipedia.org/wiki/Wikipedia:MARKDOWN" TargetMode="External"/><Relationship Id="rId150" Type="http://schemas.openxmlformats.org/officeDocument/2006/relationships/hyperlink" Target="https://en.wikipedia.org/wiki/Draft:The_Effects_of_Foreign_Language_Anxiety_on_Learning" TargetMode="External"/><Relationship Id="rId192" Type="http://schemas.openxmlformats.org/officeDocument/2006/relationships/hyperlink" Target="https://en.wikipedia.org/wiki/Wikipedia:Signs_of_AI_writing" TargetMode="External"/><Relationship Id="rId206" Type="http://schemas.openxmlformats.org/officeDocument/2006/relationships/hyperlink" Target="https://en.wikipedia.org/wiki/Wikipedia:Signs_of_AI_writing" TargetMode="External"/><Relationship Id="rId413" Type="http://schemas.openxmlformats.org/officeDocument/2006/relationships/hyperlink" Target="https://en.wikipedia.org/wiki/List_of_English-medium_schools_in_Bangladesh" TargetMode="External"/><Relationship Id="rId595" Type="http://schemas.openxmlformats.org/officeDocument/2006/relationships/hyperlink" Target="https://www.elegantthemes.com/blog/business/how-to-detect-ai-writing" TargetMode="External"/><Relationship Id="rId248" Type="http://schemas.openxmlformats.org/officeDocument/2006/relationships/hyperlink" Target="https://en.wikipedia.org/wiki/Rule_of_three_(writing)" TargetMode="External"/><Relationship Id="rId455" Type="http://schemas.openxmlformats.org/officeDocument/2006/relationships/hyperlink" Target="https://en.wikipedia.org/wiki/Checksum" TargetMode="External"/><Relationship Id="rId497" Type="http://schemas.openxmlformats.org/officeDocument/2006/relationships/hyperlink" Target="https://en.wikipedia.org/wiki/Help:Cite_errors/Cite_error_references_missing_key" TargetMode="External"/><Relationship Id="rId620" Type="http://schemas.openxmlformats.org/officeDocument/2006/relationships/hyperlink" Target="https://gijn.org/bn/%e0%a6%b8%e0%a6%ae%e0%a7%8d%e0%a6%aa%e0%a6%a6/%e0%a6%b0%e0%a6%bf%e0%a6%aa%e0%a7%8b%e0%a6%b0%e0%a7%8d%e0%a6%9f%e0%a6%be%e0%a6%b0%e0%a6%a6%e0%a7%87%e0%a6%b0-%e0%a6%9c%e0%a6%a8%e0%a7%8d%e0%a6%af-%e0%a6%97%e0%a6%be%e0%a6%87%e0%a6%a1-%e0%a6%8f/" TargetMode="External"/><Relationship Id="rId662" Type="http://schemas.openxmlformats.org/officeDocument/2006/relationships/hyperlink" Target="https://www.instagram.com/explore/tags/aiart/?utm_source=ig_embed" TargetMode="External"/><Relationship Id="rId12" Type="http://schemas.openxmlformats.org/officeDocument/2006/relationships/hyperlink" Target="https://en.wikipedia.org/wiki/Wikipedia:MOS" TargetMode="External"/><Relationship Id="rId108" Type="http://schemas.openxmlformats.org/officeDocument/2006/relationships/hyperlink" Target="https://en.wikipedia.org/wiki/Kenya_Airways" TargetMode="External"/><Relationship Id="rId315" Type="http://schemas.openxmlformats.org/officeDocument/2006/relationships/hyperlink" Target="https://en.wikipedia.org/wiki/English_possessive" TargetMode="External"/><Relationship Id="rId357" Type="http://schemas.openxmlformats.org/officeDocument/2006/relationships/hyperlink" Target="https://en.wikipedia.org/wiki/Draft:Matthews_Manamela" TargetMode="External"/><Relationship Id="rId522" Type="http://schemas.openxmlformats.org/officeDocument/2006/relationships/hyperlink" Target="https://en.wikipedia.org/wiki/Special:PermanentLink/1317117951" TargetMode="External"/><Relationship Id="rId54" Type="http://schemas.openxmlformats.org/officeDocument/2006/relationships/hyperlink" Target="https://en.wikipedia.org/wiki/Virginia_High_School_(Minnesota)" TargetMode="External"/><Relationship Id="rId96" Type="http://schemas.openxmlformats.org/officeDocument/2006/relationships/hyperlink" Target="https://en.wikipedia.org/wiki/Special:Diff/1240127604" TargetMode="External"/><Relationship Id="rId161" Type="http://schemas.openxmlformats.org/officeDocument/2006/relationships/hyperlink" Target="https://en.wikipedia.org/wiki/Wikipedia:Signs_of_AI_writing" TargetMode="External"/><Relationship Id="rId217" Type="http://schemas.openxmlformats.org/officeDocument/2006/relationships/hyperlink" Target="https://en.wikipedia.org/wiki/Italian_Somaliland" TargetMode="External"/><Relationship Id="rId399" Type="http://schemas.openxmlformats.org/officeDocument/2006/relationships/hyperlink" Target="https://en.wikipedia.org/wiki/Canton_of_Valdahon" TargetMode="External"/><Relationship Id="rId564" Type="http://schemas.openxmlformats.org/officeDocument/2006/relationships/hyperlink" Target="https://en.wikipedia.org/w/index.php?title=&amp;diff=1188230584&amp;oldid=" TargetMode="External"/><Relationship Id="rId259" Type="http://schemas.openxmlformats.org/officeDocument/2006/relationships/hyperlink" Target="https://en.wikipedia.org/w/index.php?title=Draft:The_Cosmos_Unveiled:_A_Grand_Tapestry_of_Existence&amp;action=edit&amp;redlink=1" TargetMode="External"/><Relationship Id="rId424" Type="http://schemas.openxmlformats.org/officeDocument/2006/relationships/hyperlink" Target="https://en.wikipedia.org/wiki/Special:Diff/1325099471" TargetMode="External"/><Relationship Id="rId466" Type="http://schemas.openxmlformats.org/officeDocument/2006/relationships/hyperlink" Target="https://en.wikipedia.org/wiki/ISBN_(identifier)" TargetMode="External"/><Relationship Id="rId631" Type="http://schemas.openxmlformats.org/officeDocument/2006/relationships/hyperlink" Target="https://abcnews.go.com/GMA/LegalCenter/story?id=1749672" TargetMode="External"/><Relationship Id="rId673" Type="http://schemas.openxmlformats.org/officeDocument/2006/relationships/hyperlink" Target="https://www.truemedia.org/" TargetMode="External"/><Relationship Id="rId23" Type="http://schemas.openxmlformats.org/officeDocument/2006/relationships/hyperlink" Target="https://en.wikipedia.org/wiki/Artificial_neural_network" TargetMode="External"/><Relationship Id="rId119" Type="http://schemas.openxmlformats.org/officeDocument/2006/relationships/hyperlink" Target="https://en.wikipedia.org/wiki/Middle_Belt" TargetMode="External"/><Relationship Id="rId270" Type="http://schemas.openxmlformats.org/officeDocument/2006/relationships/hyperlink" Target="https://en.wikipedia.org/w/index.php?title=Draft:One_Page_4_Change_(OPC)&amp;action=edit&amp;redlink=1" TargetMode="External"/><Relationship Id="rId326" Type="http://schemas.openxmlformats.org/officeDocument/2006/relationships/hyperlink" Target="https://en.wikipedia.org/wiki/Wikipedia:Identifying_LLM_unblock_requests" TargetMode="External"/><Relationship Id="rId533" Type="http://schemas.openxmlformats.org/officeDocument/2006/relationships/hyperlink" Target="https://en.wikipedia.org/wiki/Dunning%E2%80%93Kruger_effect" TargetMode="External"/><Relationship Id="rId65" Type="http://schemas.openxmlformats.org/officeDocument/2006/relationships/hyperlink" Target="https://en.wikipedia.org/wiki/Forum_Mall_Kochi" TargetMode="External"/><Relationship Id="rId130" Type="http://schemas.openxmlformats.org/officeDocument/2006/relationships/hyperlink" Target="https://time.com/7012180/maria-zardoya-latino-leaders/" TargetMode="External"/><Relationship Id="rId368" Type="http://schemas.openxmlformats.org/officeDocument/2006/relationships/hyperlink" Target="https://en.wikipedia.org/wiki/Special:Diff/1324292862" TargetMode="External"/><Relationship Id="rId575" Type="http://schemas.openxmlformats.org/officeDocument/2006/relationships/hyperlink" Target="https://en.wikipedia.org/wiki/Special:PermanentLink/1297827841" TargetMode="External"/><Relationship Id="rId172" Type="http://schemas.openxmlformats.org/officeDocument/2006/relationships/hyperlink" Target="https://en.wikipedia.org/wiki/Wikipedia:Signs_of_AI_writing" TargetMode="External"/><Relationship Id="rId228" Type="http://schemas.openxmlformats.org/officeDocument/2006/relationships/hyperlink" Target="https://en.wikipedia.org/wiki/Wikipedia:Signs_of_AI_writing" TargetMode="External"/><Relationship Id="rId435" Type="http://schemas.openxmlformats.org/officeDocument/2006/relationships/hyperlink" Target="https://www.maly.ru/en/people/EvdokimovaA?utm_source=chatgpt.com" TargetMode="External"/><Relationship Id="rId477" Type="http://schemas.openxmlformats.org/officeDocument/2006/relationships/hyperlink" Target="https://en.wikipedia.org/wiki/Wikipedia:Signs_of_AI_writing" TargetMode="External"/><Relationship Id="rId600" Type="http://schemas.openxmlformats.org/officeDocument/2006/relationships/hyperlink" Target="https://forumscout.app/blog/ai-social-listening-tools" TargetMode="External"/><Relationship Id="rId642" Type="http://schemas.openxmlformats.org/officeDocument/2006/relationships/hyperlink" Target="https://www.digitaldigging.org/p/my-fake-news-experiment-with-googles" TargetMode="External"/><Relationship Id="rId684" Type="http://schemas.openxmlformats.org/officeDocument/2006/relationships/hyperlink" Target="http://www.twitter.com/henkvaness" TargetMode="External"/><Relationship Id="rId281" Type="http://schemas.openxmlformats.org/officeDocument/2006/relationships/hyperlink" Target="https://en.wikipedia.org/wiki/Sundial_(weapon)" TargetMode="External"/><Relationship Id="rId337" Type="http://schemas.openxmlformats.org/officeDocument/2006/relationships/hyperlink" Target="https://en.wikipedia.org/wiki/Special:Diff/1280200320" TargetMode="External"/><Relationship Id="rId502" Type="http://schemas.openxmlformats.org/officeDocument/2006/relationships/hyperlink" Target="https://en.wikipedia.org/wiki/Help:Footnotes" TargetMode="External"/><Relationship Id="rId34" Type="http://schemas.openxmlformats.org/officeDocument/2006/relationships/hyperlink" Target="https://en.wikipedia.org/wiki/Special:Diff/1248482444" TargetMode="External"/><Relationship Id="rId76" Type="http://schemas.openxmlformats.org/officeDocument/2006/relationships/hyperlink" Target="https://en.wikipedia.org/wiki/Dou%C3%A9ra" TargetMode="External"/><Relationship Id="rId141" Type="http://schemas.openxmlformats.org/officeDocument/2006/relationships/hyperlink" Target="https://en.wikipedia.org/wiki/Hydrocarbon_economy" TargetMode="External"/><Relationship Id="rId379" Type="http://schemas.openxmlformats.org/officeDocument/2006/relationships/hyperlink" Target="https://en.wikipedia.org/wiki/MediaWiki" TargetMode="External"/><Relationship Id="rId544" Type="http://schemas.openxmlformats.org/officeDocument/2006/relationships/hyperlink" Target="https://en.wikipedia.org/wiki/Wikipedia:Signs_of_AI_writing" TargetMode="External"/><Relationship Id="rId586" Type="http://schemas.openxmlformats.org/officeDocument/2006/relationships/hyperlink" Target="https://www.grammarly.com/blog/ai/what-is-gpt/" TargetMode="External"/><Relationship Id="rId7" Type="http://schemas.openxmlformats.org/officeDocument/2006/relationships/hyperlink" Target="https://en.wikipedia.org/wiki/Field_guide" TargetMode="External"/><Relationship Id="rId183" Type="http://schemas.openxmlformats.org/officeDocument/2006/relationships/hyperlink" Target="https://en.wikipedia.org/wiki/Wikipedia:Citation_needed" TargetMode="External"/><Relationship Id="rId239" Type="http://schemas.openxmlformats.org/officeDocument/2006/relationships/hyperlink" Target="https://en.wikipedia.org/wiki/Special:Diff/1291259591" TargetMode="External"/><Relationship Id="rId390" Type="http://schemas.openxmlformats.org/officeDocument/2006/relationships/hyperlink" Target="https://slack.com/help/articles/202288908-Format-your-messages" TargetMode="External"/><Relationship Id="rId404" Type="http://schemas.openxmlformats.org/officeDocument/2006/relationships/hyperlink" Target="https://en.wikipedia.org/wiki/Wikipedia:Articles_for_Creation" TargetMode="External"/><Relationship Id="rId446" Type="http://schemas.openxmlformats.org/officeDocument/2006/relationships/hyperlink" Target="https://en.wikipedia.org/wiki/Special:PermanentLink/1326132735" TargetMode="External"/><Relationship Id="rId611" Type="http://schemas.openxmlformats.org/officeDocument/2006/relationships/hyperlink" Target="https://purewrite.io/" TargetMode="External"/><Relationship Id="rId653" Type="http://schemas.openxmlformats.org/officeDocument/2006/relationships/hyperlink" Target="https://www.instagram.com/explore/tags/womenai/?utm_source=ig_embed" TargetMode="External"/><Relationship Id="rId250" Type="http://schemas.openxmlformats.org/officeDocument/2006/relationships/hyperlink" Target="https://en.wikipedia.org/wiki/Wikipedia:Signs_of_AI_writing" TargetMode="External"/><Relationship Id="rId292" Type="http://schemas.openxmlformats.org/officeDocument/2006/relationships/hyperlink" Target="https://en.wikipedia.org/wiki/Wikipedia:Village_pump_(policy)" TargetMode="External"/><Relationship Id="rId306" Type="http://schemas.openxmlformats.org/officeDocument/2006/relationships/hyperlink" Target="https://en.wikipedia.org/wiki/Special:Diff/1318222077" TargetMode="External"/><Relationship Id="rId488" Type="http://schemas.openxmlformats.org/officeDocument/2006/relationships/image" Target="media/image4.png"/><Relationship Id="rId45" Type="http://schemas.openxmlformats.org/officeDocument/2006/relationships/hyperlink" Target="https://en.wikipedia.org/wiki/Wikipedia:Signs_of_AI_writing" TargetMode="External"/><Relationship Id="rId87" Type="http://schemas.openxmlformats.org/officeDocument/2006/relationships/hyperlink" Target="https://en.wikipedia.org/wiki/Indian_Railways" TargetMode="External"/><Relationship Id="rId110" Type="http://schemas.openxmlformats.org/officeDocument/2006/relationships/hyperlink" Target="https://en.wikipedia.org/wiki/Special:Diff/1285549984" TargetMode="External"/><Relationship Id="rId348" Type="http://schemas.openxmlformats.org/officeDocument/2006/relationships/hyperlink" Target="https://en.wikipedia.org/wiki/Kumarapediya" TargetMode="External"/><Relationship Id="rId513" Type="http://schemas.openxmlformats.org/officeDocument/2006/relationships/hyperlink" Target="https://en.wikipedia.org/wiki/Wikipedia:Edit_summary_legend" TargetMode="External"/><Relationship Id="rId555" Type="http://schemas.openxmlformats.org/officeDocument/2006/relationships/hyperlink" Target="https://en.wikipedia.org/wiki/Wikipedia:Manual_of_Style/Words_to_watch" TargetMode="External"/><Relationship Id="rId597" Type="http://schemas.openxmlformats.org/officeDocument/2006/relationships/hyperlink" Target="https://www.scribbr.com/ai-tools/chatgpt-citations/" TargetMode="External"/><Relationship Id="rId152" Type="http://schemas.openxmlformats.org/officeDocument/2006/relationships/hyperlink" Target="https://en.wikipedia.org/wiki/EuroGames_editions" TargetMode="External"/><Relationship Id="rId194" Type="http://schemas.openxmlformats.org/officeDocument/2006/relationships/hyperlink" Target="https://en.wikipedia.org/wiki/Wikipedia:Signs_of_AI_writing" TargetMode="External"/><Relationship Id="rId208" Type="http://schemas.openxmlformats.org/officeDocument/2006/relationships/hyperlink" Target="https://en.wikipedia.org/wiki/Wikipedia:Signs_of_AI_writing" TargetMode="External"/><Relationship Id="rId415" Type="http://schemas.openxmlformats.org/officeDocument/2006/relationships/hyperlink" Target="https://en.wikipedia.org/w/index.php?title=Special:Search&amp;search=turn0search0+OR+turn0search1+OR+turn0search2+OR+turn0search3+OR+turn0search4+OR+turn0search5+OR+turn0search6+OR+turn0search7&amp;ns0=1&amp;fulltext=Search" TargetMode="External"/><Relationship Id="rId457" Type="http://schemas.openxmlformats.org/officeDocument/2006/relationships/hyperlink" Target="https://en.wikipedia.org/wiki/Help:CS1_errors" TargetMode="External"/><Relationship Id="rId622" Type="http://schemas.openxmlformats.org/officeDocument/2006/relationships/hyperlink" Target="https://gijn.org/fr/ressource/guide-journaliste-detecter-fake-contenus-audio-image-photo-montage-generes-ia-intelligence-artificielle/" TargetMode="External"/><Relationship Id="rId261" Type="http://schemas.openxmlformats.org/officeDocument/2006/relationships/hyperlink" Target="https://en.wikipedia.org/wiki/Wikipedia:Signs_of_AI_writing" TargetMode="External"/><Relationship Id="rId499" Type="http://schemas.openxmlformats.org/officeDocument/2006/relationships/hyperlink" Target="https://en.wikipedia.org/wiki/Draft:Josef_von_Rickenbach" TargetMode="External"/><Relationship Id="rId664" Type="http://schemas.openxmlformats.org/officeDocument/2006/relationships/hyperlink" Target="https://www.instagram.com/p/CwVCfqqsQPi/?utm_source=ig_embed&amp;ig_rid=2f46f7b0-412c-442a-8946-52f47b86158f" TargetMode="External"/><Relationship Id="rId14" Type="http://schemas.openxmlformats.org/officeDocument/2006/relationships/hyperlink" Target="https://en.wikipedia.org/wiki/Wikipedia:Large_language_models" TargetMode="External"/><Relationship Id="rId56" Type="http://schemas.openxmlformats.org/officeDocument/2006/relationships/hyperlink" Target="https://en.wikipedia.org/wiki/Markdown" TargetMode="External"/><Relationship Id="rId317" Type="http://schemas.openxmlformats.org/officeDocument/2006/relationships/hyperlink" Target="https://en.wikipedia.org/wiki/MacOS" TargetMode="External"/><Relationship Id="rId359" Type="http://schemas.openxmlformats.org/officeDocument/2006/relationships/hyperlink" Target="https://en.wikipedia.org/wiki/Phrasal_template" TargetMode="External"/><Relationship Id="rId524" Type="http://schemas.openxmlformats.org/officeDocument/2006/relationships/hyperlink" Target="https://en.wikipedia.org/wiki/Template:AfC_submission" TargetMode="External"/><Relationship Id="rId566" Type="http://schemas.openxmlformats.org/officeDocument/2006/relationships/hyperlink" Target="https://en.wikipedia.org/wiki/Special:Diff/1221340799" TargetMode="External"/><Relationship Id="rId98" Type="http://schemas.openxmlformats.org/officeDocument/2006/relationships/hyperlink" Target="https://en.wikipedia.org/wiki/Wikipedia:Manual_of_Style/Words_to_watch" TargetMode="External"/><Relationship Id="rId121" Type="http://schemas.openxmlformats.org/officeDocument/2006/relationships/hyperlink" Target="https://en.wikipedia.org/wiki/Special:Diff/1323819205" TargetMode="External"/><Relationship Id="rId163" Type="http://schemas.openxmlformats.org/officeDocument/2006/relationships/hyperlink" Target="https://en.wikipedia.org/wiki/Wikipedia:Signs_of_AI_writing" TargetMode="External"/><Relationship Id="rId219" Type="http://schemas.openxmlformats.org/officeDocument/2006/relationships/hyperlink" Target="https://en.wikipedia.org/wiki/Lasagna" TargetMode="External"/><Relationship Id="rId370" Type="http://schemas.openxmlformats.org/officeDocument/2006/relationships/hyperlink" Target="https://en.wikipedia.org/w/index.php?search=insource%3A%2F20%5B0-9%5D%5B0-9%5D-%28XX%7Cxx%29-%28XX%7Cxx%29%2F&amp;title=Special%3ASearch&amp;profile=advanced&amp;fulltext=1&amp;ns0=1" TargetMode="External"/><Relationship Id="rId426" Type="http://schemas.openxmlformats.org/officeDocument/2006/relationships/hyperlink" Target="https://en.wikipedia.org/wiki/Perplexity_AI" TargetMode="External"/><Relationship Id="rId633" Type="http://schemas.openxmlformats.org/officeDocument/2006/relationships/footer" Target="footer1.xml"/><Relationship Id="rId230" Type="http://schemas.openxmlformats.org/officeDocument/2006/relationships/hyperlink" Target="https://en.wikipedia.org/wiki/Special:Diff/1168694674" TargetMode="External"/><Relationship Id="rId468" Type="http://schemas.openxmlformats.org/officeDocument/2006/relationships/hyperlink" Target="https://en.wikipedia.org/wiki/Wikipedia:Book_sources" TargetMode="External"/><Relationship Id="rId675" Type="http://schemas.openxmlformats.org/officeDocument/2006/relationships/hyperlink" Target="https://www.aiplusinfo.com/what-is-the-frequency-domain-how-is-it-relevant-in-ai/" TargetMode="External"/><Relationship Id="rId25" Type="http://schemas.openxmlformats.org/officeDocument/2006/relationships/hyperlink" Target="https://en.wikipedia.org/wiki/Wikipedia:Signs_of_AI_writing" TargetMode="External"/><Relationship Id="rId67" Type="http://schemas.openxmlformats.org/officeDocument/2006/relationships/hyperlink" Target="https://en.wikipedia.org/wiki/Wikipedia:Signs_of_AI_writing" TargetMode="External"/><Relationship Id="rId272" Type="http://schemas.openxmlformats.org/officeDocument/2006/relationships/hyperlink" Target="https://en.wikipedia.org/wiki/Leveraged_buyout" TargetMode="External"/><Relationship Id="rId328" Type="http://schemas.openxmlformats.org/officeDocument/2006/relationships/hyperlink" Target="https://en.wikipedia.org/wiki/Talk:Dog" TargetMode="External"/><Relationship Id="rId535" Type="http://schemas.openxmlformats.org/officeDocument/2006/relationships/hyperlink" Target="https://en.wikipedia.org/wiki/Wikipedia:Signs_of_AI_writing" TargetMode="External"/><Relationship Id="rId577" Type="http://schemas.openxmlformats.org/officeDocument/2006/relationships/hyperlink" Target="https://en.wikipedia.org/wiki/Wikipedia:Articles_for_deletion/Sarwan_Kumar_Bheel" TargetMode="External"/><Relationship Id="rId132" Type="http://schemas.openxmlformats.org/officeDocument/2006/relationships/hyperlink" Target="https://www.mojo-nation.com/cubios-inc-teams-with-spin-master-for-rubiks-wowcube-gaming-platform/" TargetMode="External"/><Relationship Id="rId174" Type="http://schemas.openxmlformats.org/officeDocument/2006/relationships/hyperlink" Target="https://en.wikipedia.org/wiki/Wikipedia:Signs_of_AI_writing" TargetMode="External"/><Relationship Id="rId381" Type="http://schemas.openxmlformats.org/officeDocument/2006/relationships/hyperlink" Target="https://en.wikipedia.org/wiki/Wikipedia:Signs_of_AI_writing" TargetMode="External"/><Relationship Id="rId602" Type="http://schemas.openxmlformats.org/officeDocument/2006/relationships/image" Target="media/image6.jpeg"/><Relationship Id="rId241" Type="http://schemas.openxmlformats.org/officeDocument/2006/relationships/hyperlink" Target="https://en.wikipedia.org/wiki/Special:Diff/1284729136" TargetMode="External"/><Relationship Id="rId437" Type="http://schemas.openxmlformats.org/officeDocument/2006/relationships/hyperlink" Target="https://sociologicalscience.com/articles-v5-23-541/" TargetMode="External"/><Relationship Id="rId479" Type="http://schemas.openxmlformats.org/officeDocument/2006/relationships/hyperlink" Target="https://en.wikipedia.org/wiki/Sam_Burgess" TargetMode="External"/><Relationship Id="rId644" Type="http://schemas.openxmlformats.org/officeDocument/2006/relationships/hyperlink" Target="http://www.imagewhisperer.org/" TargetMode="External"/><Relationship Id="rId686" Type="http://schemas.openxmlformats.org/officeDocument/2006/relationships/hyperlink" Target="http://www.digitaldigging.org/" TargetMode="External"/><Relationship Id="rId36" Type="http://schemas.openxmlformats.org/officeDocument/2006/relationships/hyperlink" Target="https://en.wikipedia.org/wiki/Spanish_Colonial_Period_(Philippines)" TargetMode="External"/><Relationship Id="rId283" Type="http://schemas.openxmlformats.org/officeDocument/2006/relationships/hyperlink" Target="https://en.wikipedia.org/wiki/Wikipedia:Articles_for_deletion/Sarwan_Kumar_Bheel" TargetMode="External"/><Relationship Id="rId339" Type="http://schemas.openxmlformats.org/officeDocument/2006/relationships/hyperlink" Target="https://en.wikipedia.org/wiki/Special:Diff/1290281175" TargetMode="External"/><Relationship Id="rId490" Type="http://schemas.openxmlformats.org/officeDocument/2006/relationships/hyperlink" Target="https://en.wikipedia.org/wiki/Help:Footnotes" TargetMode="External"/><Relationship Id="rId504" Type="http://schemas.openxmlformats.org/officeDocument/2006/relationships/hyperlink" Target="https://en.wikipedia.org/wiki/Help:Footnotes" TargetMode="External"/><Relationship Id="rId546" Type="http://schemas.openxmlformats.org/officeDocument/2006/relationships/hyperlink" Target="https://en.wikipedia.org/wiki/Transition_(linguistics)" TargetMode="External"/><Relationship Id="rId78" Type="http://schemas.openxmlformats.org/officeDocument/2006/relationships/hyperlink" Target="https://en.wikipedia.org/wiki/African-American_culture" TargetMode="External"/><Relationship Id="rId101" Type="http://schemas.openxmlformats.org/officeDocument/2006/relationships/hyperlink" Target="https://en.wikipedia.org/wiki/Wikipedia:Signs_of_AI_writing" TargetMode="External"/><Relationship Id="rId143" Type="http://schemas.openxmlformats.org/officeDocument/2006/relationships/hyperlink" Target="https://en.wikipedia.org/wiki/Amu_Television" TargetMode="External"/><Relationship Id="rId185" Type="http://schemas.openxmlformats.org/officeDocument/2006/relationships/hyperlink" Target="https://en.wikipedia.org/wiki/Wikipedia:Signs_of_AI_writing" TargetMode="External"/><Relationship Id="rId350" Type="http://schemas.openxmlformats.org/officeDocument/2006/relationships/hyperlink" Target="https://en.wikipedia.org/wiki/Studni%C4%8Dn%C3%AD_hora" TargetMode="External"/><Relationship Id="rId406" Type="http://schemas.openxmlformats.org/officeDocument/2006/relationships/hyperlink" Target="https://en.wikipedia.org/wiki/Special:PermanentLink/1295363321" TargetMode="External"/><Relationship Id="rId588" Type="http://schemas.openxmlformats.org/officeDocument/2006/relationships/hyperlink" Target="https://www.grammarly.com/blog/ai/what-is-machine-learning/" TargetMode="External"/><Relationship Id="rId9" Type="http://schemas.openxmlformats.org/officeDocument/2006/relationships/hyperlink" Target="https://en.wikipedia.org/wiki/Wikipedia:Signs_of_AI_writing" TargetMode="External"/><Relationship Id="rId210" Type="http://schemas.openxmlformats.org/officeDocument/2006/relationships/hyperlink" Target="https://en.wikipedia.org/wiki/Incidental_music" TargetMode="External"/><Relationship Id="rId392" Type="http://schemas.openxmlformats.org/officeDocument/2006/relationships/hyperlink" Target="https://en.wikipedia.org/wiki/Google_Docs" TargetMode="External"/><Relationship Id="rId448" Type="http://schemas.openxmlformats.org/officeDocument/2006/relationships/hyperlink" Target="https://en.wikipedia.org/wiki/Wikipedia:Fictitious_references" TargetMode="External"/><Relationship Id="rId613" Type="http://schemas.openxmlformats.org/officeDocument/2006/relationships/hyperlink" Target="https://gijn.org/academy/" TargetMode="External"/><Relationship Id="rId655" Type="http://schemas.openxmlformats.org/officeDocument/2006/relationships/hyperlink" Target="https://www.instagram.com/explore/tags/digitalart/?utm_source=ig_embed" TargetMode="External"/><Relationship Id="rId252" Type="http://schemas.openxmlformats.org/officeDocument/2006/relationships/hyperlink" Target="https://en.wikipedia.org/wiki/Draft:Amaze_Conference" TargetMode="External"/><Relationship Id="rId294" Type="http://schemas.openxmlformats.org/officeDocument/2006/relationships/hyperlink" Target="https://en.wikipedia.org/wiki/History_of_trigonometry" TargetMode="External"/><Relationship Id="rId308" Type="http://schemas.openxmlformats.org/officeDocument/2006/relationships/hyperlink" Target="https://en.wikipedia.org/wiki/Special:Diff/1323402246" TargetMode="External"/><Relationship Id="rId515" Type="http://schemas.openxmlformats.org/officeDocument/2006/relationships/hyperlink" Target="https://en.wikipedia.org/wiki/Indira_Gandhi_National_Centre_for_the_Arts" TargetMode="External"/><Relationship Id="rId47" Type="http://schemas.openxmlformats.org/officeDocument/2006/relationships/hyperlink" Target="https://en.wikipedia.org/wiki/Special:Diff/1276225083" TargetMode="External"/><Relationship Id="rId89" Type="http://schemas.openxmlformats.org/officeDocument/2006/relationships/hyperlink" Target="https://en.wikipedia.org/wiki/Broad_gauge" TargetMode="External"/><Relationship Id="rId112" Type="http://schemas.openxmlformats.org/officeDocument/2006/relationships/hyperlink" Target="https://en.wikipedia.org/wiki/Weasel_wording" TargetMode="External"/><Relationship Id="rId154" Type="http://schemas.openxmlformats.org/officeDocument/2006/relationships/hyperlink" Target="https://en.wikipedia.org/wiki/List_of_songs_about_Mexico" TargetMode="External"/><Relationship Id="rId361" Type="http://schemas.openxmlformats.org/officeDocument/2006/relationships/hyperlink" Target="https://en.wikipedia.org/wiki/Wikipedia:Artist_biography_article_template/Preload" TargetMode="External"/><Relationship Id="rId557" Type="http://schemas.openxmlformats.org/officeDocument/2006/relationships/hyperlink" Target="https://en.wikipedia.org/wiki/Wikipedia:Signs_of_AI_writing" TargetMode="External"/><Relationship Id="rId599" Type="http://schemas.openxmlformats.org/officeDocument/2006/relationships/image" Target="media/image5.jpeg"/><Relationship Id="rId196" Type="http://schemas.openxmlformats.org/officeDocument/2006/relationships/hyperlink" Target="https://en.wikipedia.org/wiki/Wikipedia:Signs_of_AI_writing" TargetMode="External"/><Relationship Id="rId417" Type="http://schemas.openxmlformats.org/officeDocument/2006/relationships/hyperlink" Target="https://en.wikipedia.org/w/index.php?title=Special:Search&amp;search=insource%3A%2Fturn0%28search%7Cimage%7Cnews%7Cfile%29%5B0-9%5D%2B%2F&amp;ns0=1&amp;fulltext=Search" TargetMode="External"/><Relationship Id="rId459" Type="http://schemas.openxmlformats.org/officeDocument/2006/relationships/hyperlink" Target="https://en.wikipedia.org/wiki/Hallucination_(AI)" TargetMode="External"/><Relationship Id="rId624" Type="http://schemas.openxmlformats.org/officeDocument/2006/relationships/hyperlink" Target="https://gijn.org/ru/resurs/vyavlenie-kontenta-sozdannogo-s-pomosu-ii-posobie-dla-zurnalistov/" TargetMode="External"/><Relationship Id="rId666" Type="http://schemas.openxmlformats.org/officeDocument/2006/relationships/hyperlink" Target="https://petapixel.com/2023/09/08/ai-makes-pictures-too-perfect-even-for-a-fashion-magazine/" TargetMode="External"/><Relationship Id="rId16" Type="http://schemas.openxmlformats.org/officeDocument/2006/relationships/hyperlink" Target="https://en.wikipedia.org/wiki/Wikipedia:Speedy_deletion" TargetMode="External"/><Relationship Id="rId221" Type="http://schemas.openxmlformats.org/officeDocument/2006/relationships/hyperlink" Target="https://en.wikipedia.org/wiki/Somali_people" TargetMode="External"/><Relationship Id="rId263" Type="http://schemas.openxmlformats.org/officeDocument/2006/relationships/hyperlink" Target="https://en.wikipedia.org/wiki/G%C3%A9camines" TargetMode="External"/><Relationship Id="rId319" Type="http://schemas.openxmlformats.org/officeDocument/2006/relationships/hyperlink" Target="https://en.wikipedia.org/wiki/Smart_quotes" TargetMode="External"/><Relationship Id="rId470" Type="http://schemas.openxmlformats.org/officeDocument/2006/relationships/hyperlink" Target="https://pubmed.ncbi.nlm.nih.gov/3'" TargetMode="External"/><Relationship Id="rId526" Type="http://schemas.openxmlformats.org/officeDocument/2006/relationships/hyperlink" Target="https://en.wikipedia.org/wiki/Wikipedia:WikiProject_Articles_for_creation/Help_desk" TargetMode="External"/><Relationship Id="rId58" Type="http://schemas.openxmlformats.org/officeDocument/2006/relationships/hyperlink" Target="https://en.wikipedia.org/wiki/Adelaide" TargetMode="External"/><Relationship Id="rId123" Type="http://schemas.openxmlformats.org/officeDocument/2006/relationships/hyperlink" Target="https://en.wikipedia.org/wiki/Wikipedia:Signs_of_AI_writing" TargetMode="External"/><Relationship Id="rId330" Type="http://schemas.openxmlformats.org/officeDocument/2006/relationships/hyperlink" Target="https://en.wikipedia.org/wiki/Wikipedia:WikiProject_Articles_for_creation/Help_desk" TargetMode="External"/><Relationship Id="rId568" Type="http://schemas.openxmlformats.org/officeDocument/2006/relationships/hyperlink" Target="https://en.wikipedia.org/wiki/Wikipedia:Copyvio" TargetMode="External"/><Relationship Id="rId165" Type="http://schemas.openxmlformats.org/officeDocument/2006/relationships/hyperlink" Target="https://en.wikipedia.org/wiki/Wikipedia:Signs_of_AI_writing" TargetMode="External"/><Relationship Id="rId372" Type="http://schemas.openxmlformats.org/officeDocument/2006/relationships/hyperlink" Target="https://en.wikipedia.org/wiki/Dmitry_Kuznetsov_(politician)" TargetMode="External"/><Relationship Id="rId428" Type="http://schemas.openxmlformats.org/officeDocument/2006/relationships/hyperlink" Target="https://en.wikipedia.org/w/index.php?title=&amp;diff=1316436509&amp;oldid=" TargetMode="External"/><Relationship Id="rId635" Type="http://schemas.openxmlformats.org/officeDocument/2006/relationships/hyperlink" Target="https://www.theguardian.com/education/2025/jan/19/teacher-was-forced-into-hiding-after-fake-video-appeared-to-show-her-making-racist-slur" TargetMode="External"/><Relationship Id="rId677" Type="http://schemas.openxmlformats.org/officeDocument/2006/relationships/hyperlink" Target="https://www.nbcnews.com/tech/misinformation/joe-biden-new-hampshire-robocall-fake-voice-deep-ai-primary-rcna135120" TargetMode="External"/><Relationship Id="rId232" Type="http://schemas.openxmlformats.org/officeDocument/2006/relationships/hyperlink" Target="https://en.wikipedia.org/wiki/Special:Diff/1259995938" TargetMode="External"/><Relationship Id="rId274" Type="http://schemas.openxmlformats.org/officeDocument/2006/relationships/hyperlink" Target="https://en.wikipedia.org/wiki/P(doom)" TargetMode="External"/><Relationship Id="rId481" Type="http://schemas.openxmlformats.org/officeDocument/2006/relationships/hyperlink" Target="https://en.wikipedia.org/wiki/Draft:Nano_Banana_(Chatbot)" TargetMode="External"/><Relationship Id="rId27" Type="http://schemas.openxmlformats.org/officeDocument/2006/relationships/hyperlink" Target="https://en.wikipedia.org/wiki/Wikipedia:Signs_of_AI_writing" TargetMode="External"/><Relationship Id="rId69" Type="http://schemas.openxmlformats.org/officeDocument/2006/relationships/hyperlink" Target="https://en.wikipedia.org/wiki/Wikipedia:AIWEASEL" TargetMode="External"/><Relationship Id="rId134" Type="http://schemas.openxmlformats.org/officeDocument/2006/relationships/hyperlink" Target="https://en.wikipedia.org/w/index.php?title=&amp;diff=1218690551&amp;oldid=" TargetMode="External"/><Relationship Id="rId537" Type="http://schemas.openxmlformats.org/officeDocument/2006/relationships/hyperlink" Target="https://en.wikipedia.org/wiki/Readability" TargetMode="External"/><Relationship Id="rId579" Type="http://schemas.openxmlformats.org/officeDocument/2006/relationships/hyperlink" Target="https://hastewire.com/blog/best-originality-ai-review-accuracy-and-user-insights" TargetMode="External"/><Relationship Id="rId80" Type="http://schemas.openxmlformats.org/officeDocument/2006/relationships/hyperlink" Target="https://en.wikipedia.org/wiki/McAllen_Texas_Temple" TargetMode="External"/><Relationship Id="rId176" Type="http://schemas.openxmlformats.org/officeDocument/2006/relationships/hyperlink" Target="https://en.wikipedia.org/wiki/Wikipedia:Signs_of_AI_writing" TargetMode="External"/><Relationship Id="rId341" Type="http://schemas.openxmlformats.org/officeDocument/2006/relationships/hyperlink" Target="https://en.wikipedia.org/wiki/Talk:Test_automation_management_tools" TargetMode="External"/><Relationship Id="rId383" Type="http://schemas.openxmlformats.org/officeDocument/2006/relationships/hyperlink" Target="https://www.markdownguide.org/extended-syntax/" TargetMode="External"/><Relationship Id="rId439" Type="http://schemas.openxmlformats.org/officeDocument/2006/relationships/hyperlink" Target="https://fr.wikipedia.org/wiki/Syndicalisme_aux_%C3%89tats-Unis" TargetMode="External"/><Relationship Id="rId590" Type="http://schemas.openxmlformats.org/officeDocument/2006/relationships/hyperlink" Target="https://www.grammarly.com/blog/ai/what-is-deep-learning/" TargetMode="External"/><Relationship Id="rId604" Type="http://schemas.openxmlformats.org/officeDocument/2006/relationships/hyperlink" Target="https://attensira.com/alternatives/seen-by-ai" TargetMode="External"/><Relationship Id="rId646" Type="http://schemas.openxmlformats.org/officeDocument/2006/relationships/hyperlink" Target="https://www.instagram.com/magazinecopy/?utm_source=ig_embed&amp;ig_rid=2f46f7b0-412c-442a-8946-52f47b86158f" TargetMode="External"/><Relationship Id="rId201" Type="http://schemas.openxmlformats.org/officeDocument/2006/relationships/hyperlink" Target="https://en.wikipedia.org/wiki/Wikipedia:Signs_of_AI_writing" TargetMode="External"/><Relationship Id="rId243" Type="http://schemas.openxmlformats.org/officeDocument/2006/relationships/hyperlink" Target="https://en.wikipedia.org/wiki/Wikipedia:Signs_of_AI_writing" TargetMode="External"/><Relationship Id="rId285" Type="http://schemas.openxmlformats.org/officeDocument/2006/relationships/hyperlink" Target="https://en.wikipedia.org/wiki/Draft:AI_Visibility_Optimization_(AVO)" TargetMode="External"/><Relationship Id="rId450" Type="http://schemas.openxmlformats.org/officeDocument/2006/relationships/hyperlink" Target="https://en.wikipedia.org/wiki/Internet_Archive" TargetMode="External"/><Relationship Id="rId506" Type="http://schemas.openxmlformats.org/officeDocument/2006/relationships/hyperlink" Target="https://en.wikipedia.org/wiki/Help:Footnotes" TargetMode="External"/><Relationship Id="rId688" Type="http://schemas.openxmlformats.org/officeDocument/2006/relationships/theme" Target="theme/theme1.xml"/><Relationship Id="rId38" Type="http://schemas.openxmlformats.org/officeDocument/2006/relationships/hyperlink" Target="https://en.wikipedia.org/wiki/Special:Diff/1265870147" TargetMode="External"/><Relationship Id="rId103" Type="http://schemas.openxmlformats.org/officeDocument/2006/relationships/hyperlink" Target="https://en.wikipedia.org/wiki/Alamata_(woreda)" TargetMode="External"/><Relationship Id="rId310" Type="http://schemas.openxmlformats.org/officeDocument/2006/relationships/hyperlink" Target="https://en.wikipedia.org/wiki/Wikipedia:Manual_of_Style" TargetMode="External"/><Relationship Id="rId492" Type="http://schemas.openxmlformats.org/officeDocument/2006/relationships/hyperlink" Target="https://en.wikipedia.org/wiki/Help:Footnotes" TargetMode="External"/><Relationship Id="rId548" Type="http://schemas.openxmlformats.org/officeDocument/2006/relationships/hyperlink" Target="https://en.wikipedia.org/wiki/Help:Wikitext" TargetMode="External"/><Relationship Id="rId91" Type="http://schemas.openxmlformats.org/officeDocument/2006/relationships/hyperlink" Target="https://en.wikipedia.org/wiki/Delhi" TargetMode="External"/><Relationship Id="rId145" Type="http://schemas.openxmlformats.org/officeDocument/2006/relationships/hyperlink" Target="https://en.wikipedia.org/wiki/Draft:Socio-cognitive_engineering" TargetMode="External"/><Relationship Id="rId187" Type="http://schemas.openxmlformats.org/officeDocument/2006/relationships/hyperlink" Target="https://en.wikipedia.org/wiki/Wikipedia:Signs_of_AI_writing" TargetMode="External"/><Relationship Id="rId352" Type="http://schemas.openxmlformats.org/officeDocument/2006/relationships/hyperlink" Target="https://en.wikipedia.org/wiki/Throwing_Curves:_Eva_Zeisel" TargetMode="External"/><Relationship Id="rId394" Type="http://schemas.openxmlformats.org/officeDocument/2006/relationships/hyperlink" Target="https://en.wikipedia.org/wiki/Markdown" TargetMode="External"/><Relationship Id="rId408" Type="http://schemas.openxmlformats.org/officeDocument/2006/relationships/hyperlink" Target="https://en.wikipedia.org/wiki/Private_Use_Area" TargetMode="External"/><Relationship Id="rId615" Type="http://schemas.openxmlformats.org/officeDocument/2006/relationships/hyperlink" Target="https://gijn.org/resource/" TargetMode="External"/><Relationship Id="rId212" Type="http://schemas.openxmlformats.org/officeDocument/2006/relationships/hyperlink" Target="https://en.wikipedia.org/wiki/Indian_cuisine" TargetMode="External"/><Relationship Id="rId254" Type="http://schemas.openxmlformats.org/officeDocument/2006/relationships/hyperlink" Target="https://en.wikipedia.org/wiki/Wikipedia:Signs_of_AI_writing" TargetMode="External"/><Relationship Id="rId657" Type="http://schemas.openxmlformats.org/officeDocument/2006/relationships/hyperlink" Target="https://www.instagram.com/explore/tags/midjourney/?utm_source=ig_embed" TargetMode="External"/><Relationship Id="rId49" Type="http://schemas.openxmlformats.org/officeDocument/2006/relationships/hyperlink" Target="https://en.wikipedia.org/wiki/Wikipedia:Signs_of_AI_writing" TargetMode="External"/><Relationship Id="rId114" Type="http://schemas.openxmlformats.org/officeDocument/2006/relationships/hyperlink" Target="https://en.wikipedia.org/w/index.php?title=Draft:Nick_Ford_(musician)&amp;action=edit&amp;redlink=1" TargetMode="External"/><Relationship Id="rId296" Type="http://schemas.openxmlformats.org/officeDocument/2006/relationships/hyperlink" Target="https://en.wikipedia.org/wiki/Em_dash" TargetMode="External"/><Relationship Id="rId461" Type="http://schemas.openxmlformats.org/officeDocument/2006/relationships/hyperlink" Target="https://doi.org/10.1109%2FPROC.1974.9547" TargetMode="External"/><Relationship Id="rId517" Type="http://schemas.openxmlformats.org/officeDocument/2006/relationships/hyperlink" Target="https://en.wikipedia.org/wiki/4-metre_band" TargetMode="External"/><Relationship Id="rId559" Type="http://schemas.openxmlformats.org/officeDocument/2006/relationships/hyperlink" Target="https://en.wikipedia.org/wiki/Advisory_Neighborhood_Commission" TargetMode="External"/><Relationship Id="rId60" Type="http://schemas.openxmlformats.org/officeDocument/2006/relationships/hyperlink" Target="https://en.wikipedia.org/wiki/The_Original_Pancake_Kitchen" TargetMode="External"/><Relationship Id="rId156" Type="http://schemas.openxmlformats.org/officeDocument/2006/relationships/hyperlink" Target="https://en.wikipedia.org/wiki/Wikipedia:Signs_of_AI_writing" TargetMode="External"/><Relationship Id="rId198" Type="http://schemas.openxmlformats.org/officeDocument/2006/relationships/hyperlink" Target="https://en.wikipedia.org/wiki/Wikipedia:Signs_of_AI_writing" TargetMode="External"/><Relationship Id="rId321" Type="http://schemas.openxmlformats.org/officeDocument/2006/relationships/hyperlink" Target="https://citer.toolforge.org/" TargetMode="External"/><Relationship Id="rId363" Type="http://schemas.openxmlformats.org/officeDocument/2006/relationships/hyperlink" Target="https://en.wikipedia.org/wiki/Special:Diff/1278589409" TargetMode="External"/><Relationship Id="rId419" Type="http://schemas.openxmlformats.org/officeDocument/2006/relationships/hyperlink" Target="https://en.wikipedia.org/wiki/Talk:Sial_(tribe)" TargetMode="External"/><Relationship Id="rId570" Type="http://schemas.openxmlformats.org/officeDocument/2006/relationships/hyperlink" Target="https://en.wikipedia.org/wiki/Wikipedia:Artificial_intelligence" TargetMode="External"/><Relationship Id="rId626" Type="http://schemas.openxmlformats.org/officeDocument/2006/relationships/hyperlink" Target="https://gijn.org/tr/kaynak/gazeteciler-icin-yapay-zeka-tarafindan-olusturulan-icerigi-tespit-etme-rehberi/" TargetMode="External"/><Relationship Id="rId223" Type="http://schemas.openxmlformats.org/officeDocument/2006/relationships/hyperlink" Target="https://en.wikipedia.org/wiki/%C3%96ljait%C3%BC" TargetMode="External"/><Relationship Id="rId430" Type="http://schemas.openxmlformats.org/officeDocument/2006/relationships/hyperlink" Target="https://en.wikipedia.org/wiki/Special:PermanentLink/1323207968" TargetMode="External"/><Relationship Id="rId668" Type="http://schemas.openxmlformats.org/officeDocument/2006/relationships/hyperlink" Target="https://29a.ch/photo-forensics/" TargetMode="External"/><Relationship Id="rId18" Type="http://schemas.openxmlformats.org/officeDocument/2006/relationships/hyperlink" Target="https://en.wikipedia.org/wiki/Artificial_intelligence_content_detection" TargetMode="External"/><Relationship Id="rId265" Type="http://schemas.openxmlformats.org/officeDocument/2006/relationships/hyperlink" Target="https://en.wikipedia.org/wiki/Special:Diff/1307571338" TargetMode="External"/><Relationship Id="rId472" Type="http://schemas.openxmlformats.org/officeDocument/2006/relationships/hyperlink" Target="https://en.wikipedia.org/wiki/Special:PermanentLink/1188218670" TargetMode="External"/><Relationship Id="rId528" Type="http://schemas.openxmlformats.org/officeDocument/2006/relationships/hyperlink" Target="https://en.wikipedia.org/wiki/Special:PermanentLink/1278033935" TargetMode="External"/><Relationship Id="rId125" Type="http://schemas.openxmlformats.org/officeDocument/2006/relationships/hyperlink" Target="https://en.wikipedia.org/wiki/Mar%C3%ADa_Zardoya" TargetMode="External"/><Relationship Id="rId167" Type="http://schemas.openxmlformats.org/officeDocument/2006/relationships/hyperlink" Target="https://en.wikipedia.org/wiki/Wikipedia:Signs_of_AI_writing" TargetMode="External"/><Relationship Id="rId332" Type="http://schemas.openxmlformats.org/officeDocument/2006/relationships/hyperlink" Target="https://en.wikipedia.org/wiki/Wikipedia:PG" TargetMode="External"/><Relationship Id="rId374" Type="http://schemas.openxmlformats.org/officeDocument/2006/relationships/hyperlink" Target="https://en.wikipedia.org/wiki/Nelly_Joy" TargetMode="External"/><Relationship Id="rId581" Type="http://schemas.openxmlformats.org/officeDocument/2006/relationships/hyperlink" Target="https://www.grammarly.com/blog/ai/generative-ai-tools/" TargetMode="External"/><Relationship Id="rId71" Type="http://schemas.openxmlformats.org/officeDocument/2006/relationships/hyperlink" Target="https://en.wikipedia.org/wiki/Wikipedia:Signs_of_AI_writing" TargetMode="External"/><Relationship Id="rId234" Type="http://schemas.openxmlformats.org/officeDocument/2006/relationships/hyperlink" Target="https://en.wikipedia.org/wiki/Wikipedia:Signs_of_AI_writing" TargetMode="External"/><Relationship Id="rId637" Type="http://schemas.openxmlformats.org/officeDocument/2006/relationships/hyperlink" Target="https://www.cbsnews.com/news/pope-francis-puffer-jacket-fake-photos-deepfake-power-peril-of-ai/" TargetMode="External"/><Relationship Id="rId679" Type="http://schemas.openxmlformats.org/officeDocument/2006/relationships/hyperlink" Target="https://www.notta.ai/" TargetMode="External"/><Relationship Id="rId2" Type="http://schemas.openxmlformats.org/officeDocument/2006/relationships/styles" Target="styles.xml"/><Relationship Id="rId29" Type="http://schemas.openxmlformats.org/officeDocument/2006/relationships/hyperlink" Target="https://en.wikipedia.org/wiki/Wikipedia:Signs_of_AI_writing" TargetMode="External"/><Relationship Id="rId255" Type="http://schemas.openxmlformats.org/officeDocument/2006/relationships/hyperlink" Target="https://en.wikipedia.org/wiki/Special:Diff/1205035512" TargetMode="External"/><Relationship Id="rId276" Type="http://schemas.openxmlformats.org/officeDocument/2006/relationships/hyperlink" Target="https://en.wikipedia.org/wiki/H:LIST" TargetMode="External"/><Relationship Id="rId297" Type="http://schemas.openxmlformats.org/officeDocument/2006/relationships/hyperlink" Target="https://en.wikipedia.org/wiki/Wikipedia:Signs_of_AI_writing" TargetMode="External"/><Relationship Id="rId441" Type="http://schemas.openxmlformats.org/officeDocument/2006/relationships/hyperlink" Target="https://en.wikipedia.org/wiki/Wikipedia:REDNOT" TargetMode="External"/><Relationship Id="rId462" Type="http://schemas.openxmlformats.org/officeDocument/2006/relationships/hyperlink" Target="https://en.wikipedia.org/wiki/Doi_(identifier)" TargetMode="External"/><Relationship Id="rId483" Type="http://schemas.openxmlformats.org/officeDocument/2006/relationships/hyperlink" Target="https://en.wikipedia.org/w/index.php?search=insource%3A%22utm_source%3Dchatgpt.com%22&amp;title=Special%3ASearch&amp;profile=advanced&amp;fulltext=1&amp;ns0=1" TargetMode="External"/><Relationship Id="rId518" Type="http://schemas.openxmlformats.org/officeDocument/2006/relationships/hyperlink" Target="https://en.wikipedia.org/wiki/Special:Diff/1293085006" TargetMode="External"/><Relationship Id="rId539" Type="http://schemas.openxmlformats.org/officeDocument/2006/relationships/hyperlink" Target="https://en.wikipedia.org/wiki/Salutation" TargetMode="External"/><Relationship Id="rId40" Type="http://schemas.openxmlformats.org/officeDocument/2006/relationships/hyperlink" Target="https://en.wikipedia.org/wiki/Draft:Goebel_Goe_II" TargetMode="External"/><Relationship Id="rId115" Type="http://schemas.openxmlformats.org/officeDocument/2006/relationships/hyperlink" Target="https://en.wikipedia.org/wiki/Special:Diff/1295362066" TargetMode="External"/><Relationship Id="rId136" Type="http://schemas.openxmlformats.org/officeDocument/2006/relationships/hyperlink" Target="https://en.wikipedia.org/w/index.php?title=&amp;diff=1279428086&amp;oldid=" TargetMode="External"/><Relationship Id="rId157" Type="http://schemas.openxmlformats.org/officeDocument/2006/relationships/hyperlink" Target="https://en.wikipedia.org/wiki/Wikipedia:Signs_of_AI_writing" TargetMode="External"/><Relationship Id="rId178" Type="http://schemas.openxmlformats.org/officeDocument/2006/relationships/hyperlink" Target="https://en.wikipedia.org/wiki/Wikipedia:Signs_of_AI_writing" TargetMode="External"/><Relationship Id="rId301" Type="http://schemas.openxmlformats.org/officeDocument/2006/relationships/hyperlink" Target="https://en.wikipedia.org/w/index.php?title=&amp;diff=1286082047&amp;oldid=" TargetMode="External"/><Relationship Id="rId322" Type="http://schemas.openxmlformats.org/officeDocument/2006/relationships/hyperlink" Target="https://www.nytimes.com/2017/09/27/magazine/when-not-guilty-is-a-life-sentence.html" TargetMode="External"/><Relationship Id="rId343" Type="http://schemas.openxmlformats.org/officeDocument/2006/relationships/hyperlink" Target="https://en.wikipedia.org/wiki/Wikipedia:Signs_of_AI_writing" TargetMode="External"/><Relationship Id="rId364" Type="http://schemas.openxmlformats.org/officeDocument/2006/relationships/hyperlink" Target="https://en.wikipedia.org/wiki/Talk:Kjersti_Flaa" TargetMode="External"/><Relationship Id="rId550" Type="http://schemas.openxmlformats.org/officeDocument/2006/relationships/hyperlink" Target="https://en.wikipedia.org/wiki/Wikipedia:Signs_of_AI_writing" TargetMode="External"/><Relationship Id="rId61" Type="http://schemas.openxmlformats.org/officeDocument/2006/relationships/hyperlink" Target="https://en.wikipedia.org/wiki/Small_Business_Administration" TargetMode="External"/><Relationship Id="rId82" Type="http://schemas.openxmlformats.org/officeDocument/2006/relationships/hyperlink" Target="https://en.wikipedia.org/wiki/French_National_Centre_for_Scientific_Research" TargetMode="External"/><Relationship Id="rId199" Type="http://schemas.openxmlformats.org/officeDocument/2006/relationships/hyperlink" Target="https://en.wikipedia.org/wiki/Wikipedia:Signs_of_AI_writing" TargetMode="External"/><Relationship Id="rId203" Type="http://schemas.openxmlformats.org/officeDocument/2006/relationships/hyperlink" Target="https://en.wikipedia.org/wiki/Wikipedia:Signs_of_AI_writing" TargetMode="External"/><Relationship Id="rId385" Type="http://schemas.openxmlformats.org/officeDocument/2006/relationships/hyperlink" Target="https://en.wikipedia.org/wiki/Wikipedia:Signs_of_AI_writing" TargetMode="External"/><Relationship Id="rId571" Type="http://schemas.openxmlformats.org/officeDocument/2006/relationships/hyperlink" Target="https://maxread.substack.com/p/who-is-elara-voss" TargetMode="External"/><Relationship Id="rId592" Type="http://schemas.openxmlformats.org/officeDocument/2006/relationships/hyperlink" Target="https://www.grammarly.com/blog/ai/what-is-natural-language-processing/" TargetMode="External"/><Relationship Id="rId606" Type="http://schemas.openxmlformats.org/officeDocument/2006/relationships/image" Target="media/image8.jpeg"/><Relationship Id="rId627" Type="http://schemas.openxmlformats.org/officeDocument/2006/relationships/hyperlink" Target="https://gijn.org/ua/resurs-ua/viavlenna-kontentu-stvorenogo-za-dopomogou-si-posibnik-dla-zurnalistiv/" TargetMode="External"/><Relationship Id="rId648" Type="http://schemas.openxmlformats.org/officeDocument/2006/relationships/image" Target="media/image13.jpeg"/><Relationship Id="rId669" Type="http://schemas.openxmlformats.org/officeDocument/2006/relationships/hyperlink" Target="http://hany@getreallabs.com/" TargetMode="External"/><Relationship Id="rId19" Type="http://schemas.openxmlformats.org/officeDocument/2006/relationships/hyperlink" Target="https://en.wikipedia.org/wiki/GPTZero" TargetMode="External"/><Relationship Id="rId224" Type="http://schemas.openxmlformats.org/officeDocument/2006/relationships/hyperlink" Target="https://en.wikipedia.org/wiki/Special:Diff/1263234661" TargetMode="External"/><Relationship Id="rId245" Type="http://schemas.openxmlformats.org/officeDocument/2006/relationships/hyperlink" Target="https://en.wikipedia.org/wiki/Self-portrait_(Yayoi_Kusama)" TargetMode="External"/><Relationship Id="rId266" Type="http://schemas.openxmlformats.org/officeDocument/2006/relationships/hyperlink" Target="https://en.wikipedia.org/wiki/Arthur_Katalayi" TargetMode="External"/><Relationship Id="rId287" Type="http://schemas.openxmlformats.org/officeDocument/2006/relationships/hyperlink" Target="https://en.wikipedia.org/wiki/Special:Diff/1307965044" TargetMode="External"/><Relationship Id="rId410" Type="http://schemas.openxmlformats.org/officeDocument/2006/relationships/hyperlink" Target="https://en.wikipedia.org/wiki/Special:PermanentLink/1286349902" TargetMode="External"/><Relationship Id="rId431" Type="http://schemas.openxmlformats.org/officeDocument/2006/relationships/hyperlink" Target="https://en.wikipedia.org/wiki/Draft:Mehak_Malik" TargetMode="External"/><Relationship Id="rId452" Type="http://schemas.openxmlformats.org/officeDocument/2006/relationships/hyperlink" Target="https://en.wikipedia.org/wiki/Link_rot" TargetMode="External"/><Relationship Id="rId473" Type="http://schemas.openxmlformats.org/officeDocument/2006/relationships/hyperlink" Target="https://en.wikipedia.org/wiki/Cognitive_orthotics" TargetMode="External"/><Relationship Id="rId494" Type="http://schemas.openxmlformats.org/officeDocument/2006/relationships/hyperlink" Target="https://en.wikipedia.org/wiki/Help:Footnotes" TargetMode="External"/><Relationship Id="rId508" Type="http://schemas.openxmlformats.org/officeDocument/2006/relationships/hyperlink" Target="https://en.wikipedia.org/wiki/Special:Diff/1291558682" TargetMode="External"/><Relationship Id="rId529" Type="http://schemas.openxmlformats.org/officeDocument/2006/relationships/hyperlink" Target="https://en.wikipedia.org/wiki/Wikipedia:C%26P" TargetMode="External"/><Relationship Id="rId680" Type="http://schemas.openxmlformats.org/officeDocument/2006/relationships/hyperlink" Target="https://factcheck.afp.com/doc.afp.com.63X36CP" TargetMode="External"/><Relationship Id="rId30" Type="http://schemas.openxmlformats.org/officeDocument/2006/relationships/hyperlink" Target="https://en.wikipedia.org/wiki/Wikipedia:Signs_of_AI_writing" TargetMode="External"/><Relationship Id="rId105" Type="http://schemas.openxmlformats.org/officeDocument/2006/relationships/hyperlink" Target="https://en.wikipedia.org/w/index.php?title=&amp;diff=1299567515&amp;oldid=" TargetMode="External"/><Relationship Id="rId126" Type="http://schemas.openxmlformats.org/officeDocument/2006/relationships/hyperlink" Target="https://en.wikipedia.org/wiki/Wikipedia:Signs_of_AI_writing" TargetMode="External"/><Relationship Id="rId147" Type="http://schemas.openxmlformats.org/officeDocument/2006/relationships/hyperlink" Target="https://en.wikipedia.org/wiki/Wikipedia:Manual_of_Style/Lists" TargetMode="External"/><Relationship Id="rId168" Type="http://schemas.openxmlformats.org/officeDocument/2006/relationships/hyperlink" Target="https://en.wikipedia.org/wiki/Wikipedia:Signs_of_AI_writing" TargetMode="External"/><Relationship Id="rId312" Type="http://schemas.openxmlformats.org/officeDocument/2006/relationships/hyperlink" Target="https://en.wikipedia.org/wiki/DeepSeek" TargetMode="External"/><Relationship Id="rId333" Type="http://schemas.openxmlformats.org/officeDocument/2006/relationships/hyperlink" Target="https://en.wikipedia.org/w/index.php?title=&amp;diff=1172646802&amp;oldid=" TargetMode="External"/><Relationship Id="rId354" Type="http://schemas.openxmlformats.org/officeDocument/2006/relationships/hyperlink" Target="https://en.wikipedia.org/w/index.php?title=&amp;diff=1186779926&amp;oldid=" TargetMode="External"/><Relationship Id="rId540" Type="http://schemas.openxmlformats.org/officeDocument/2006/relationships/hyperlink" Target="https://en.wikipedia.org/wiki/Valediction" TargetMode="External"/><Relationship Id="rId51" Type="http://schemas.openxmlformats.org/officeDocument/2006/relationships/hyperlink" Target="https://en.wikipedia.org/wiki/Special:Diff/1285114966" TargetMode="External"/><Relationship Id="rId72" Type="http://schemas.openxmlformats.org/officeDocument/2006/relationships/hyperlink" Target="https://en.wikipedia.org/wiki/Wikipedia:SYNTH" TargetMode="External"/><Relationship Id="rId93" Type="http://schemas.openxmlformats.org/officeDocument/2006/relationships/hyperlink" Target="https://en.wikipedia.org/wiki/Kolkata" TargetMode="External"/><Relationship Id="rId189" Type="http://schemas.openxmlformats.org/officeDocument/2006/relationships/hyperlink" Target="https://en.wikipedia.org/wiki/Wikipedia:Signs_of_AI_writing" TargetMode="External"/><Relationship Id="rId375" Type="http://schemas.openxmlformats.org/officeDocument/2006/relationships/hyperlink" Target="https://en.wikipedia.org/wiki/Special:Diff/1301011748" TargetMode="External"/><Relationship Id="rId396" Type="http://schemas.openxmlformats.org/officeDocument/2006/relationships/hyperlink" Target="https://en.wikipedia.org/w/index.php?title=&amp;diff=1290202502&amp;oldid=" TargetMode="External"/><Relationship Id="rId561" Type="http://schemas.openxmlformats.org/officeDocument/2006/relationships/hyperlink" Target="https://gitlab.wikimedia.org/repos/web/web-experiments-extension/-/commit/55fdbbb3decdc9b95ae0ef00e98b1108ddc3a498.diff" TargetMode="External"/><Relationship Id="rId582" Type="http://schemas.openxmlformats.org/officeDocument/2006/relationships/hyperlink" Target="https://www.grammarly.com/blog/ai/what-is-chatgpt/" TargetMode="External"/><Relationship Id="rId617" Type="http://schemas.openxmlformats.org/officeDocument/2006/relationships/hyperlink" Target="https://gijn.org/topic/investigative-techniques/" TargetMode="External"/><Relationship Id="rId638" Type="http://schemas.openxmlformats.org/officeDocument/2006/relationships/hyperlink" Target="https://www.buzzfeednews.com/article/chrisstokelwalker/pope-puffy-jacket-ai-midjourney-image-creator-interview" TargetMode="External"/><Relationship Id="rId659" Type="http://schemas.openxmlformats.org/officeDocument/2006/relationships/hyperlink" Target="https://www.instagram.com/explore/tags/aifashionweek23/?utm_source=ig_embed" TargetMode="External"/><Relationship Id="rId3" Type="http://schemas.openxmlformats.org/officeDocument/2006/relationships/settings" Target="settings.xml"/><Relationship Id="rId214" Type="http://schemas.openxmlformats.org/officeDocument/2006/relationships/hyperlink" Target="https://en.wikipedia.org/wiki/Camel" TargetMode="External"/><Relationship Id="rId235" Type="http://schemas.openxmlformats.org/officeDocument/2006/relationships/hyperlink" Target="https://en.wikipedia.org/wiki/Wikipedia:Signs_of_AI_writing" TargetMode="External"/><Relationship Id="rId256" Type="http://schemas.openxmlformats.org/officeDocument/2006/relationships/hyperlink" Target="https://en.wikipedia.org/wiki/Vladimir_Yankilevsky" TargetMode="External"/><Relationship Id="rId277" Type="http://schemas.openxmlformats.org/officeDocument/2006/relationships/hyperlink" Target="https://en.wikipedia.org/wiki/Wikipedia:Signs_of_AI_writing" TargetMode="External"/><Relationship Id="rId298" Type="http://schemas.openxmlformats.org/officeDocument/2006/relationships/hyperlink" Target="https://en.wikipedia.org/wiki/Wikipedia:Signs_of_AI_writing" TargetMode="External"/><Relationship Id="rId400" Type="http://schemas.openxmlformats.org/officeDocument/2006/relationships/hyperlink" Target="https://en.wikipedia.org/wiki/Arrondissement_of_Pontarlier" TargetMode="External"/><Relationship Id="rId421" Type="http://schemas.openxmlformats.org/officeDocument/2006/relationships/hyperlink" Target="https://en.wikipedia.org/wiki/Independent_Together?utm_source=chatgpt.com" TargetMode="External"/><Relationship Id="rId442" Type="http://schemas.openxmlformats.org/officeDocument/2006/relationships/hyperlink" Target="https://en.wikipedia.org/wiki/Category:Entrepreneurs" TargetMode="External"/><Relationship Id="rId463" Type="http://schemas.openxmlformats.org/officeDocument/2006/relationships/hyperlink" Target="https://doi.org/10.1109%2FPROC.1967.6033" TargetMode="External"/><Relationship Id="rId484" Type="http://schemas.openxmlformats.org/officeDocument/2006/relationships/hyperlink" Target="https://en.wikipedia.org/w/index.php?search=insource%3A%22utm_source%3Dopenai%22&amp;title=Special%3ASearch&amp;profile=advanced&amp;fulltext=1&amp;ns0=1" TargetMode="External"/><Relationship Id="rId519" Type="http://schemas.openxmlformats.org/officeDocument/2006/relationships/hyperlink" Target="https://en.wikipedia.org/wiki/Anaganaga_(film)" TargetMode="External"/><Relationship Id="rId670" Type="http://schemas.openxmlformats.org/officeDocument/2006/relationships/hyperlink" Target="https://arxiv.org/abs/1610.02391" TargetMode="External"/><Relationship Id="rId116" Type="http://schemas.openxmlformats.org/officeDocument/2006/relationships/hyperlink" Target="https://en.wikipedia.org/wiki/Haolai_River" TargetMode="External"/><Relationship Id="rId137" Type="http://schemas.openxmlformats.org/officeDocument/2006/relationships/hyperlink" Target="https://en.wikipedia.org/wiki/Panama_Canal" TargetMode="External"/><Relationship Id="rId158" Type="http://schemas.openxmlformats.org/officeDocument/2006/relationships/hyperlink" Target="https://en.wikipedia.org/wiki/Wikipedia:Signs_of_AI_writing" TargetMode="External"/><Relationship Id="rId302" Type="http://schemas.openxmlformats.org/officeDocument/2006/relationships/hyperlink" Target="https://en.wikipedia.org/wiki/Talk:Dutch_Caribbean" TargetMode="External"/><Relationship Id="rId323" Type="http://schemas.openxmlformats.org/officeDocument/2006/relationships/hyperlink" Target="https://en.wikipedia.org/wiki/Wikipedia:CUSTOM" TargetMode="External"/><Relationship Id="rId344" Type="http://schemas.openxmlformats.org/officeDocument/2006/relationships/hyperlink" Target="https://en.wikipedia.org/wiki/Knowledge_cutoff" TargetMode="External"/><Relationship Id="rId530" Type="http://schemas.openxmlformats.org/officeDocument/2006/relationships/hyperlink" Target="https://en.wikipedia.org/w/index.php?title=%C3%89mile_Dufresne&amp;action=edit&amp;redlink=1" TargetMode="External"/><Relationship Id="rId20" Type="http://schemas.openxmlformats.org/officeDocument/2006/relationships/hyperlink" Target="https://en.wikipedia.org/wiki/Wikipedia:Signs_of_AI_writing" TargetMode="External"/><Relationship Id="rId41" Type="http://schemas.openxmlformats.org/officeDocument/2006/relationships/hyperlink" Target="https://en.wikipedia.org/wiki/Special:Diff/1262033910" TargetMode="External"/><Relationship Id="rId62" Type="http://schemas.openxmlformats.org/officeDocument/2006/relationships/hyperlink" Target="https://en.wikipedia.org/wiki/Special:PermanentLink/1317019290" TargetMode="External"/><Relationship Id="rId83" Type="http://schemas.openxmlformats.org/officeDocument/2006/relationships/hyperlink" Target="https://en.wikipedia.org/wiki/Special:Diff/1279776010" TargetMode="External"/><Relationship Id="rId179" Type="http://schemas.openxmlformats.org/officeDocument/2006/relationships/hyperlink" Target="https://en.wikipedia.org/wiki/Wikipedia:Signs_of_AI_writing" TargetMode="External"/><Relationship Id="rId365" Type="http://schemas.openxmlformats.org/officeDocument/2006/relationships/hyperlink" Target="https://en.wikipedia.org/wiki/Special:Diff/1210511971" TargetMode="External"/><Relationship Id="rId386" Type="http://schemas.openxmlformats.org/officeDocument/2006/relationships/hyperlink" Target="https://en.wikipedia.org/wiki/Obsidian_(software)" TargetMode="External"/><Relationship Id="rId551" Type="http://schemas.openxmlformats.org/officeDocument/2006/relationships/hyperlink" Target="https://en.wikipedia.org/wiki/HTML_tags" TargetMode="External"/><Relationship Id="rId572" Type="http://schemas.openxmlformats.org/officeDocument/2006/relationships/hyperlink" Target="https://en.wikipedia.org/wiki/Text-to-image_model" TargetMode="External"/><Relationship Id="rId593" Type="http://schemas.openxmlformats.org/officeDocument/2006/relationships/hyperlink" Target="https://www.grammarly.com/authorship" TargetMode="External"/><Relationship Id="rId607" Type="http://schemas.openxmlformats.org/officeDocument/2006/relationships/hyperlink" Target="https://purewrite.io/blog/are-ai-detectors-accurate" TargetMode="External"/><Relationship Id="rId628" Type="http://schemas.openxmlformats.org/officeDocument/2006/relationships/hyperlink" Target="https://gijn.org/pt-br/recursos/guia-do-reporter-para-detectar-conteudo-gerado-por-inteligencia-artificial-ia/" TargetMode="External"/><Relationship Id="rId649" Type="http://schemas.openxmlformats.org/officeDocument/2006/relationships/hyperlink" Target="https://www.instagram.com/magazinecopy/?utm_source=ig_embed&amp;ig_rid=2f46f7b0-412c-442a-8946-52f47b86158f" TargetMode="External"/><Relationship Id="rId190" Type="http://schemas.openxmlformats.org/officeDocument/2006/relationships/hyperlink" Target="https://en.wikipedia.org/wiki/Wikipedia:Signs_of_AI_writing" TargetMode="External"/><Relationship Id="rId204" Type="http://schemas.openxmlformats.org/officeDocument/2006/relationships/hyperlink" Target="https://en.wikipedia.org/wiki/Wikipedia:Signs_of_AI_writing" TargetMode="External"/><Relationship Id="rId225" Type="http://schemas.openxmlformats.org/officeDocument/2006/relationships/hyperlink" Target="https://en.wikipedia.org/wiki/Jameh_Mosque_of_Ashtarjan" TargetMode="External"/><Relationship Id="rId246" Type="http://schemas.openxmlformats.org/officeDocument/2006/relationships/hyperlink" Target="https://en.wikipedia.org/wiki/Special:Diff/1296115128" TargetMode="External"/><Relationship Id="rId267" Type="http://schemas.openxmlformats.org/officeDocument/2006/relationships/hyperlink" Target="https://en.wikipedia.org/wiki/Wikipedia:Manual_of_Style/Text_formatting" TargetMode="External"/><Relationship Id="rId288" Type="http://schemas.openxmlformats.org/officeDocument/2006/relationships/hyperlink" Target="https://en.wikipedia.org/w/index.php?title=Draft:Digital_Jockey_Musician&amp;action=edit&amp;redlink=1" TargetMode="External"/><Relationship Id="rId411" Type="http://schemas.openxmlformats.org/officeDocument/2006/relationships/hyperlink" Target="https://en.wikipedia.org/wiki/Special:PermanentLink/1276907078" TargetMode="External"/><Relationship Id="rId432" Type="http://schemas.openxmlformats.org/officeDocument/2006/relationships/hyperlink" Target="https://en.wikipedia.org/w/index.php?search=%22contentReference%22+OR+%22oaicite%22+OR+%22oai_citation%22&amp;title=Special%3ASearch" TargetMode="External"/><Relationship Id="rId453" Type="http://schemas.openxmlformats.org/officeDocument/2006/relationships/hyperlink" Target="https://en.wikipedia.org/wiki/Wikipedia:DOI" TargetMode="External"/><Relationship Id="rId474" Type="http://schemas.openxmlformats.org/officeDocument/2006/relationships/hyperlink" Target="https://en.wikipedia.org/wiki/Special:PermanentLink/1304723248" TargetMode="External"/><Relationship Id="rId509" Type="http://schemas.openxmlformats.org/officeDocument/2006/relationships/hyperlink" Target="https://en.wikipedia.org/wiki/Draft:Caligomos_Art" TargetMode="External"/><Relationship Id="rId660" Type="http://schemas.openxmlformats.org/officeDocument/2006/relationships/hyperlink" Target="https://www.instagram.com/explore/tags/aifashiondesigner/?utm_source=ig_embed" TargetMode="External"/><Relationship Id="rId106" Type="http://schemas.openxmlformats.org/officeDocument/2006/relationships/hyperlink" Target="https://en.wikipedia.org/wiki/Tamil_Nadu_Tourism_Development_Corporation" TargetMode="External"/><Relationship Id="rId127" Type="http://schemas.openxmlformats.org/officeDocument/2006/relationships/hyperlink" Target="https://en.wikipedia.org/wiki/Wikipedia:Signs_of_AI_writing" TargetMode="External"/><Relationship Id="rId313" Type="http://schemas.openxmlformats.org/officeDocument/2006/relationships/hyperlink" Target="https://en.wikipedia.org/wiki/Right_single_quotation_mark" TargetMode="External"/><Relationship Id="rId495" Type="http://schemas.openxmlformats.org/officeDocument/2006/relationships/hyperlink" Target="https://en.wikipedia.org/wiki/Help:Cite_errors/Cite_error_references_missing_key" TargetMode="External"/><Relationship Id="rId681" Type="http://schemas.openxmlformats.org/officeDocument/2006/relationships/hyperlink" Target="https://factcheck.afp.com/doc.afp.com.63X36CP" TargetMode="External"/><Relationship Id="rId10" Type="http://schemas.openxmlformats.org/officeDocument/2006/relationships/hyperlink" Target="https://en.wikipedia.org/wiki/Large_language_model" TargetMode="External"/><Relationship Id="rId31" Type="http://schemas.openxmlformats.org/officeDocument/2006/relationships/hyperlink" Target="https://en.wikipedia.org/wiki/Catalonia" TargetMode="External"/><Relationship Id="rId52" Type="http://schemas.openxmlformats.org/officeDocument/2006/relationships/hyperlink" Target="https://en.wikipedia.org/wiki/Shamika_Ravi" TargetMode="External"/><Relationship Id="rId73" Type="http://schemas.openxmlformats.org/officeDocument/2006/relationships/hyperlink" Target="https://en.wikipedia.org/wiki/Retrieval-augmented_generation" TargetMode="External"/><Relationship Id="rId94" Type="http://schemas.openxmlformats.org/officeDocument/2006/relationships/hyperlink" Target="https://en.wikipedia.org/wiki/Satyagrah_Express" TargetMode="External"/><Relationship Id="rId148" Type="http://schemas.openxmlformats.org/officeDocument/2006/relationships/hyperlink" Target="https://en.wikipedia.org/wiki/Wikipedia:Manual_of_Style/Lead_section" TargetMode="External"/><Relationship Id="rId169" Type="http://schemas.openxmlformats.org/officeDocument/2006/relationships/hyperlink" Target="https://en.wikipedia.org/wiki/Wikipedia:Signs_of_AI_writing" TargetMode="External"/><Relationship Id="rId334" Type="http://schemas.openxmlformats.org/officeDocument/2006/relationships/hyperlink" Target="https://en.wikipedia.org/wiki/Metaphysics" TargetMode="External"/><Relationship Id="rId355" Type="http://schemas.openxmlformats.org/officeDocument/2006/relationships/hyperlink" Target="https://en.wikipedia.org/wiki/Chester_Mental_Health_Center" TargetMode="External"/><Relationship Id="rId376" Type="http://schemas.openxmlformats.org/officeDocument/2006/relationships/hyperlink" Target="https://en.wikipedia.org/wiki/Pindi_Saidpur" TargetMode="External"/><Relationship Id="rId397" Type="http://schemas.openxmlformats.org/officeDocument/2006/relationships/hyperlink" Target="https://en.wikipedia.org/wiki/Talk:Dana_Klisanin" TargetMode="External"/><Relationship Id="rId520" Type="http://schemas.openxmlformats.org/officeDocument/2006/relationships/hyperlink" Target="https://en.wikipedia.org/wiki/Wikipedia:AFC" TargetMode="External"/><Relationship Id="rId541" Type="http://schemas.openxmlformats.org/officeDocument/2006/relationships/hyperlink" Target="https://en.wikipedia.org/wiki/Wikipedia:SUBJECTLINE" TargetMode="External"/><Relationship Id="rId562" Type="http://schemas.openxmlformats.org/officeDocument/2006/relationships/hyperlink" Target="https://en.wikipedia.org/wiki/Public_domain" TargetMode="External"/><Relationship Id="rId583" Type="http://schemas.openxmlformats.org/officeDocument/2006/relationships/hyperlink" Target="https://www.grammarly.com/blog/ai/what-is-google-gemini/" TargetMode="External"/><Relationship Id="rId618" Type="http://schemas.openxmlformats.org/officeDocument/2006/relationships/hyperlink" Target="https://gijn.org/topic/methodology/" TargetMode="External"/><Relationship Id="rId639" Type="http://schemas.openxmlformats.org/officeDocument/2006/relationships/hyperlink" Target="https://www.washingtonpost.com/technology/2019/05/23/faked-pelosi-videos-slowed-make-her-appear-drunk-spread-across-social-media/" TargetMode="External"/><Relationship Id="rId4" Type="http://schemas.openxmlformats.org/officeDocument/2006/relationships/webSettings" Target="webSettings.xml"/><Relationship Id="rId180" Type="http://schemas.openxmlformats.org/officeDocument/2006/relationships/hyperlink" Target="https://en.wikipedia.org/wiki/Wikipedia:Signs_of_AI_writing" TargetMode="External"/><Relationship Id="rId215" Type="http://schemas.openxmlformats.org/officeDocument/2006/relationships/hyperlink" Target="https://en.wikipedia.org/wiki/Meat" TargetMode="External"/><Relationship Id="rId236" Type="http://schemas.openxmlformats.org/officeDocument/2006/relationships/hyperlink" Target="https://en.wikipedia.org/wiki/Wikipedia:Signs_of_AI_writing" TargetMode="External"/><Relationship Id="rId257" Type="http://schemas.openxmlformats.org/officeDocument/2006/relationships/hyperlink" Target="https://en.wikipedia.org/wiki/Merism" TargetMode="External"/><Relationship Id="rId278" Type="http://schemas.openxmlformats.org/officeDocument/2006/relationships/hyperlink" Target="https://en.wikipedia.org/wiki/Wikipedia:Signs_of_AI_writing" TargetMode="External"/><Relationship Id="rId401" Type="http://schemas.openxmlformats.org/officeDocument/2006/relationships/hyperlink" Target="https://en.wikipedia.org/wiki/Special:Diff/1294887075" TargetMode="External"/><Relationship Id="rId422" Type="http://schemas.openxmlformats.org/officeDocument/2006/relationships/hyperlink" Target="https://en.wikipedia.org/w/index.php?title=&amp;diff=1296028135&amp;oldid=" TargetMode="External"/><Relationship Id="rId443" Type="http://schemas.openxmlformats.org/officeDocument/2006/relationships/hyperlink" Target="https://en.wikipedia.org/wiki/Special:PermanentLink/1304282215" TargetMode="External"/><Relationship Id="rId464" Type="http://schemas.openxmlformats.org/officeDocument/2006/relationships/hyperlink" Target="https://en.wikipedia.org/wiki/Charles_LeGeyt_Fortescue" TargetMode="External"/><Relationship Id="rId650" Type="http://schemas.openxmlformats.org/officeDocument/2006/relationships/hyperlink" Target="https://www.instagram.com/magazinecopy/?utm_source=ig_embed&amp;ig_rid=2f46f7b0-412c-442a-8946-52f47b86158f" TargetMode="External"/><Relationship Id="rId303" Type="http://schemas.openxmlformats.org/officeDocument/2006/relationships/hyperlink" Target="https://en.wikipedia.org/wiki/Wikipedia:AIBOLD" TargetMode="External"/><Relationship Id="rId485" Type="http://schemas.openxmlformats.org/officeDocument/2006/relationships/hyperlink" Target="https://en.wikipedia.org/w/index.php?search=insource%3A%22utm_source%3Dcopilot.com%22&amp;title=Special%3ASearch&amp;profile=advanced&amp;fulltext=1&amp;ns0=1" TargetMode="External"/><Relationship Id="rId42" Type="http://schemas.openxmlformats.org/officeDocument/2006/relationships/hyperlink" Target="https://en.wikipedia.org/wiki/Nototrichium_divaricatum" TargetMode="External"/><Relationship Id="rId84" Type="http://schemas.openxmlformats.org/officeDocument/2006/relationships/hyperlink" Target="https://en.wikipedia.org/wiki/Draft:Jacques_Blois_(linguist)" TargetMode="External"/><Relationship Id="rId138" Type="http://schemas.openxmlformats.org/officeDocument/2006/relationships/hyperlink" Target="https://en.wikipedia.org/wiki/Special:Diff/1277706730" TargetMode="External"/><Relationship Id="rId345" Type="http://schemas.openxmlformats.org/officeDocument/2006/relationships/hyperlink" Target="https://en.wikipedia.org/wiki/Retrieval-augmented_generation" TargetMode="External"/><Relationship Id="rId387" Type="http://schemas.openxmlformats.org/officeDocument/2006/relationships/hyperlink" Target="https://en.wikipedia.org/wiki/GitHub_Flavored_Markdown" TargetMode="External"/><Relationship Id="rId510" Type="http://schemas.openxmlformats.org/officeDocument/2006/relationships/hyperlink" Target="https://en.wikipedia.org/wiki/Category:Pages_with_incorrect_ref_formatting" TargetMode="External"/><Relationship Id="rId552" Type="http://schemas.openxmlformats.org/officeDocument/2006/relationships/hyperlink" Target="https://phabricator.wikimedia.org/T113137" TargetMode="External"/><Relationship Id="rId594" Type="http://schemas.openxmlformats.org/officeDocument/2006/relationships/hyperlink" Target="https://www.captechu.edu/blog/chatgpt-security-issues-and-generative-ai-cybersecurity-risks" TargetMode="External"/><Relationship Id="rId608" Type="http://schemas.openxmlformats.org/officeDocument/2006/relationships/image" Target="media/image9.jpeg"/><Relationship Id="rId191" Type="http://schemas.openxmlformats.org/officeDocument/2006/relationships/hyperlink" Target="https://en.wikipedia.org/wiki/Wikipedia:Signs_of_AI_writing" TargetMode="External"/><Relationship Id="rId205" Type="http://schemas.openxmlformats.org/officeDocument/2006/relationships/hyperlink" Target="https://en.wikipedia.org/wiki/Grokipedia" TargetMode="External"/><Relationship Id="rId247" Type="http://schemas.openxmlformats.org/officeDocument/2006/relationships/hyperlink" Target="https://en.wikipedia.org/wiki/Wikipedia:Articles_for_deletion/Lilly_Contino" TargetMode="External"/><Relationship Id="rId412" Type="http://schemas.openxmlformats.org/officeDocument/2006/relationships/hyperlink" Target="https://en.wikipedia.org/w/index.php?title=&amp;diff=1274664396&amp;oldid=" TargetMode="External"/><Relationship Id="rId107" Type="http://schemas.openxmlformats.org/officeDocument/2006/relationships/hyperlink" Target="https://en.wikipedia.org/wiki/Special:Diff/1259548187" TargetMode="External"/><Relationship Id="rId289" Type="http://schemas.openxmlformats.org/officeDocument/2006/relationships/hyperlink" Target="https://en.wikipedia.org/wiki/Emoji" TargetMode="External"/><Relationship Id="rId454" Type="http://schemas.openxmlformats.org/officeDocument/2006/relationships/hyperlink" Target="https://en.wikipedia.org/wiki/Wikipedia:ISBN" TargetMode="External"/><Relationship Id="rId496" Type="http://schemas.openxmlformats.org/officeDocument/2006/relationships/hyperlink" Target="https://en.wikipedia.org/wiki/Help:Footnotes" TargetMode="External"/><Relationship Id="rId661" Type="http://schemas.openxmlformats.org/officeDocument/2006/relationships/hyperlink" Target="https://www.instagram.com/explore/tags/aiartcommunity/?utm_source=ig_embed" TargetMode="External"/><Relationship Id="rId11" Type="http://schemas.openxmlformats.org/officeDocument/2006/relationships/hyperlink" Target="https://en.wikipedia.org/wiki/Wikipedia:PAG" TargetMode="External"/><Relationship Id="rId53" Type="http://schemas.openxmlformats.org/officeDocument/2006/relationships/hyperlink" Target="https://en.wikipedia.org/wiki/Special:Diff/1294930957" TargetMode="External"/><Relationship Id="rId149" Type="http://schemas.openxmlformats.org/officeDocument/2006/relationships/hyperlink" Target="https://en.wikipedia.org/wiki/Special:Diff/1317905539" TargetMode="External"/><Relationship Id="rId314" Type="http://schemas.openxmlformats.org/officeDocument/2006/relationships/hyperlink" Target="https://en.wikipedia.org/wiki/Contraction_(grammar)" TargetMode="External"/><Relationship Id="rId356" Type="http://schemas.openxmlformats.org/officeDocument/2006/relationships/hyperlink" Target="https://en.wikipedia.org/wiki/User:SuperPianoMan9167/Knowledge_cutoff_example_1" TargetMode="External"/><Relationship Id="rId398" Type="http://schemas.openxmlformats.org/officeDocument/2006/relationships/hyperlink" Target="https://en.wikipedia.org/wiki/Jura_Mountains" TargetMode="External"/><Relationship Id="rId521" Type="http://schemas.openxmlformats.org/officeDocument/2006/relationships/hyperlink" Target="https://en.wikipedia.org/wiki/Wikipedia:BOOMERANG" TargetMode="External"/><Relationship Id="rId563" Type="http://schemas.openxmlformats.org/officeDocument/2006/relationships/hyperlink" Target="https://en.wikipedia.org/wiki/Wikipedia:Signs_of_AI_writing" TargetMode="External"/><Relationship Id="rId619" Type="http://schemas.openxmlformats.org/officeDocument/2006/relationships/hyperlink" Target="https://x.com/henkvaness" TargetMode="External"/><Relationship Id="rId95" Type="http://schemas.openxmlformats.org/officeDocument/2006/relationships/hyperlink" Target="https://en.wikipedia.org/wiki/Mithila_Express" TargetMode="External"/><Relationship Id="rId160" Type="http://schemas.openxmlformats.org/officeDocument/2006/relationships/hyperlink" Target="https://en.wikipedia.org/wiki/Wikipedia:Signs_of_AI_writing" TargetMode="External"/><Relationship Id="rId216" Type="http://schemas.openxmlformats.org/officeDocument/2006/relationships/hyperlink" Target="https://en.wikipedia.org/wiki/Milk" TargetMode="External"/><Relationship Id="rId423" Type="http://schemas.openxmlformats.org/officeDocument/2006/relationships/hyperlink" Target="https://en.wikipedia.org/wiki/Talk:Independent_Together" TargetMode="External"/><Relationship Id="rId258" Type="http://schemas.openxmlformats.org/officeDocument/2006/relationships/hyperlink" Target="https://en.wiktionary.org/wiki/from_soup_to_nuts" TargetMode="External"/><Relationship Id="rId465" Type="http://schemas.openxmlformats.org/officeDocument/2006/relationships/hyperlink" Target="https://ieeexplore.ieee.org/xpl/tocresult.jsp?isnumber=31102&amp;punumber=5" TargetMode="External"/><Relationship Id="rId630" Type="http://schemas.openxmlformats.org/officeDocument/2006/relationships/hyperlink" Target="https://www.ted.com/talks/hany_farid_how_to_spot_fake_ai_photos?language=en" TargetMode="External"/><Relationship Id="rId672" Type="http://schemas.openxmlformats.org/officeDocument/2006/relationships/hyperlink" Target="https://mever.iti.gr/forensics/" TargetMode="External"/><Relationship Id="rId22" Type="http://schemas.openxmlformats.org/officeDocument/2006/relationships/hyperlink" Target="https://en.wikipedia.org/wiki/Wikipedia:Signs_of_AI_writing" TargetMode="External"/><Relationship Id="rId64" Type="http://schemas.openxmlformats.org/officeDocument/2006/relationships/hyperlink" Target="https://en.wikipedia.org/wiki/Special:Diff/1297291381" TargetMode="External"/><Relationship Id="rId118" Type="http://schemas.openxmlformats.org/officeDocument/2006/relationships/hyperlink" Target="https://en.wikipedia.org/wiki/Jukun" TargetMode="External"/><Relationship Id="rId325" Type="http://schemas.openxmlformats.org/officeDocument/2006/relationships/hyperlink" Target="https://en.wikipedia.org/wiki/Claude_(language_model)" TargetMode="External"/><Relationship Id="rId367" Type="http://schemas.openxmlformats.org/officeDocument/2006/relationships/hyperlink" Target="https://en.wikipedia.org/wiki/Special:PermanentLink/1295449767" TargetMode="External"/><Relationship Id="rId532" Type="http://schemas.openxmlformats.org/officeDocument/2006/relationships/hyperlink" Target="https://en.wikipedia.org/wiki/Wikipedia:BITE" TargetMode="External"/><Relationship Id="rId574" Type="http://schemas.openxmlformats.org/officeDocument/2006/relationships/hyperlink" Target="https://en.wikipedia.org/wiki/Special:PermanentLink/1300700102" TargetMode="External"/><Relationship Id="rId171" Type="http://schemas.openxmlformats.org/officeDocument/2006/relationships/hyperlink" Target="https://en.wikipedia.org/wiki/Wikipedia:Signs_of_AI_writing" TargetMode="External"/><Relationship Id="rId227" Type="http://schemas.openxmlformats.org/officeDocument/2006/relationships/hyperlink" Target="https://en.wikipedia.org/wiki/Copula_(linguistics)" TargetMode="External"/><Relationship Id="rId269" Type="http://schemas.openxmlformats.org/officeDocument/2006/relationships/hyperlink" Target="https://en.wikipedia.org/wiki/Readme" TargetMode="External"/><Relationship Id="rId434" Type="http://schemas.openxmlformats.org/officeDocument/2006/relationships/hyperlink" Target="https://www.imdb.com/name/nm0947835/?utm_source=chatgpt.com" TargetMode="External"/><Relationship Id="rId476" Type="http://schemas.openxmlformats.org/officeDocument/2006/relationships/hyperlink" Target="https://en.wikipedia.org/wiki/UTM_parameter" TargetMode="External"/><Relationship Id="rId641" Type="http://schemas.openxmlformats.org/officeDocument/2006/relationships/hyperlink" Target="https://www.washingtonpost.com/technology/2018/11/08/white-house-shares-doctored-video-support-punishment-journalist-jim-acosta/" TargetMode="External"/><Relationship Id="rId683" Type="http://schemas.openxmlformats.org/officeDocument/2006/relationships/hyperlink" Target="https://www.dictionary.com/browse/uncanny-valley" TargetMode="External"/><Relationship Id="rId33" Type="http://schemas.openxmlformats.org/officeDocument/2006/relationships/hyperlink" Target="https://en.wikipedia.org/wiki/Statistical_Institute_of_Catalonia" TargetMode="External"/><Relationship Id="rId129" Type="http://schemas.openxmlformats.org/officeDocument/2006/relationships/hyperlink" Target="https://www.latimes.com/delos/story/2024-08-29/maria-zardoya-the-marias-submarine-tour-breakup-album" TargetMode="External"/><Relationship Id="rId280" Type="http://schemas.openxmlformats.org/officeDocument/2006/relationships/hyperlink" Target="https://en.wikipedia.org/wiki/Special:PermanentLink/1255717748" TargetMode="External"/><Relationship Id="rId336" Type="http://schemas.openxmlformats.org/officeDocument/2006/relationships/hyperlink" Target="https://en.wikipedia.org/wiki/Ronco_Canavese" TargetMode="External"/><Relationship Id="rId501" Type="http://schemas.openxmlformats.org/officeDocument/2006/relationships/hyperlink" Target="https://en.wikipedia.org/wiki/Help:Cite_errors/Cite_error_references_missing_key" TargetMode="External"/><Relationship Id="rId543" Type="http://schemas.openxmlformats.org/officeDocument/2006/relationships/hyperlink" Target="https://en.wikipedia.org/wiki/Wikipedia:Signs_of_AI_writing" TargetMode="External"/><Relationship Id="rId75" Type="http://schemas.openxmlformats.org/officeDocument/2006/relationships/hyperlink" Target="https://en.wikipedia.org/w/index.php?title=&amp;diff=1161677884&amp;oldid=" TargetMode="External"/><Relationship Id="rId140" Type="http://schemas.openxmlformats.org/officeDocument/2006/relationships/hyperlink" Target="https://en.wikipedia.org/w/index.php?title=&amp;diff=1201557771&amp;oldid=" TargetMode="External"/><Relationship Id="rId182" Type="http://schemas.openxmlformats.org/officeDocument/2006/relationships/hyperlink" Target="https://en.wikipedia.org/wiki/Wikipedia:Signs_of_AI_writing" TargetMode="External"/><Relationship Id="rId378" Type="http://schemas.openxmlformats.org/officeDocument/2006/relationships/hyperlink" Target="https://en.wikipedia.org/wiki/Markup_language" TargetMode="External"/><Relationship Id="rId403" Type="http://schemas.openxmlformats.org/officeDocument/2006/relationships/hyperlink" Target="https://en.wikipedia.org/wiki/Template:AfC_submission" TargetMode="External"/><Relationship Id="rId585" Type="http://schemas.openxmlformats.org/officeDocument/2006/relationships/hyperlink" Target="https://www.grammarly.com/blog/ai/what-are-large-language-models/" TargetMode="External"/><Relationship Id="rId6" Type="http://schemas.openxmlformats.org/officeDocument/2006/relationships/hyperlink" Target="https://en.wikipedia.org/wiki/ChatGPT" TargetMode="External"/><Relationship Id="rId238" Type="http://schemas.openxmlformats.org/officeDocument/2006/relationships/hyperlink" Target="https://en.wikipedia.org/wiki/Self-portrait_(Yayoi_Kusama)" TargetMode="External"/><Relationship Id="rId445" Type="http://schemas.openxmlformats.org/officeDocument/2006/relationships/hyperlink" Target="https://en.wikipedia.org/wiki/Wikipedia:Infoboxes" TargetMode="External"/><Relationship Id="rId487" Type="http://schemas.openxmlformats.org/officeDocument/2006/relationships/hyperlink" Target="https://en.wikipedia.org/wiki/File:Wiki_letter_w_cropped.svg" TargetMode="External"/><Relationship Id="rId610" Type="http://schemas.openxmlformats.org/officeDocument/2006/relationships/hyperlink" Target="https://purewrite.io/blog/can-turnitin-detect-ai" TargetMode="External"/><Relationship Id="rId652" Type="http://schemas.openxmlformats.org/officeDocument/2006/relationships/hyperlink" Target="https://www.instagram.com/explore/tags/magazinecopy/?utm_source=ig_embed" TargetMode="External"/><Relationship Id="rId291" Type="http://schemas.openxmlformats.org/officeDocument/2006/relationships/hyperlink" Target="https://en.wikipedia.org/wiki/Special:Diff/1292160296" TargetMode="External"/><Relationship Id="rId305" Type="http://schemas.openxmlformats.org/officeDocument/2006/relationships/hyperlink" Target="https://en.wikipedia.org/wiki/Wikipedia:Articles_for_deletion/Lilly_Contino" TargetMode="External"/><Relationship Id="rId347" Type="http://schemas.openxmlformats.org/officeDocument/2006/relationships/hyperlink" Target="https://en.wikipedia.org/wiki/Special:Diff/1301052898" TargetMode="External"/><Relationship Id="rId512" Type="http://schemas.openxmlformats.org/officeDocument/2006/relationships/hyperlink" Target="https://en.wikipedia.org/wiki/Help:Edit_summary" TargetMode="External"/><Relationship Id="rId44" Type="http://schemas.openxmlformats.org/officeDocument/2006/relationships/hyperlink" Target="https://en.wikipedia.org/wiki/Lethrinops_lethrinus" TargetMode="External"/><Relationship Id="rId86" Type="http://schemas.openxmlformats.org/officeDocument/2006/relationships/hyperlink" Target="https://en.wikipedia.org/wiki/East_Central_Railway_Zone" TargetMode="External"/><Relationship Id="rId151" Type="http://schemas.openxmlformats.org/officeDocument/2006/relationships/hyperlink" Target="https://en.wikipedia.org/wiki/Special:Diff/1299100685" TargetMode="External"/><Relationship Id="rId389" Type="http://schemas.openxmlformats.org/officeDocument/2006/relationships/hyperlink" Target="https://support.discord.com/hc/en-us/articles/210298617-Markdown-Text-101-Chat-Formatting-Bold-Italic-Underline" TargetMode="External"/><Relationship Id="rId554" Type="http://schemas.openxmlformats.org/officeDocument/2006/relationships/hyperlink" Target="https://en.wikipedia.org/wiki/Wikipedia:Source_editing" TargetMode="External"/><Relationship Id="rId596" Type="http://schemas.openxmlformats.org/officeDocument/2006/relationships/hyperlink" Target="https://www.technologyreview.com/2022/12/19/1065596/how-to-spot-ai-generated-text/" TargetMode="External"/><Relationship Id="rId193" Type="http://schemas.openxmlformats.org/officeDocument/2006/relationships/hyperlink" Target="https://en.wikipedia.org/wiki/Wikipedia:Signs_of_AI_writing" TargetMode="External"/><Relationship Id="rId207" Type="http://schemas.openxmlformats.org/officeDocument/2006/relationships/hyperlink" Target="https://en.wikipedia.org/wiki/Wikipedia:Signs_of_AI_writing" TargetMode="External"/><Relationship Id="rId249" Type="http://schemas.openxmlformats.org/officeDocument/2006/relationships/hyperlink" Target="https://en.wikipedia.org/wiki/Wikipedia:Signs_of_AI_writing" TargetMode="External"/><Relationship Id="rId414" Type="http://schemas.openxmlformats.org/officeDocument/2006/relationships/hyperlink" Target="https://en.wikipedia.org/wiki/User:Gurkubondinn/Draft:Reze_(Chainsaw_Man)" TargetMode="External"/><Relationship Id="rId456" Type="http://schemas.openxmlformats.org/officeDocument/2006/relationships/hyperlink" Target="https://en.wikipedia.org/wiki/ISBN" TargetMode="External"/><Relationship Id="rId498" Type="http://schemas.openxmlformats.org/officeDocument/2006/relationships/hyperlink" Target="https://en.wikipedia.org/wiki/Special:Diff/1291491974" TargetMode="External"/><Relationship Id="rId621" Type="http://schemas.openxmlformats.org/officeDocument/2006/relationships/hyperlink" Target="https://gijn.org/resource/guide-detecting-ai-generated-content/" TargetMode="External"/><Relationship Id="rId663" Type="http://schemas.openxmlformats.org/officeDocument/2006/relationships/hyperlink" Target="https://www.instagram.com/explore/tags/portraits/?utm_source=ig_embed" TargetMode="External"/><Relationship Id="rId13" Type="http://schemas.openxmlformats.org/officeDocument/2006/relationships/hyperlink" Target="https://en.wikipedia.org/wiki/Wikipedia:AIFAIL" TargetMode="External"/><Relationship Id="rId109" Type="http://schemas.openxmlformats.org/officeDocument/2006/relationships/hyperlink" Target="https://en.wikipedia.org/wiki/Wikipedia:Signs_of_AI_writing" TargetMode="External"/><Relationship Id="rId260" Type="http://schemas.openxmlformats.org/officeDocument/2006/relationships/hyperlink" Target="https://en.wikipedia.org/wiki/Wikipedia:Manual_of_Style/Capital_letters" TargetMode="External"/><Relationship Id="rId316" Type="http://schemas.openxmlformats.org/officeDocument/2006/relationships/hyperlink" Target="https://en.wikipedia.org/wiki/Microsoft_Word" TargetMode="External"/><Relationship Id="rId523" Type="http://schemas.openxmlformats.org/officeDocument/2006/relationships/hyperlink" Target="https://en.wikipedia.org/wiki/Wikipedia:AFC" TargetMode="External"/><Relationship Id="rId55" Type="http://schemas.openxmlformats.org/officeDocument/2006/relationships/hyperlink" Target="https://en.wikipedia.org/wiki/Wikipedia:Signs_of_AI_writing" TargetMode="External"/><Relationship Id="rId97" Type="http://schemas.openxmlformats.org/officeDocument/2006/relationships/hyperlink" Target="https://en.wikipedia.org/wiki/Darbhanga_Junction_railway_station" TargetMode="External"/><Relationship Id="rId120" Type="http://schemas.openxmlformats.org/officeDocument/2006/relationships/hyperlink" Target="https://en.wikipedia.org/wiki/Hausa" TargetMode="External"/><Relationship Id="rId358" Type="http://schemas.openxmlformats.org/officeDocument/2006/relationships/hyperlink" Target="https://en.wikipedia.org/wiki/Draft:Haiti_Honcho" TargetMode="External"/><Relationship Id="rId565" Type="http://schemas.openxmlformats.org/officeDocument/2006/relationships/hyperlink" Target="https://en.wikipedia.org/wiki/Nurse_scientist" TargetMode="External"/><Relationship Id="rId162" Type="http://schemas.openxmlformats.org/officeDocument/2006/relationships/hyperlink" Target="https://en.wikipedia.org/wiki/Wikipedia:Signs_of_AI_writing" TargetMode="External"/><Relationship Id="rId218" Type="http://schemas.openxmlformats.org/officeDocument/2006/relationships/hyperlink" Target="https://en.wikipedia.org/wiki/Pasta" TargetMode="External"/><Relationship Id="rId425" Type="http://schemas.openxmlformats.org/officeDocument/2006/relationships/hyperlink" Target="https://en.wikipedia.org/wiki/ISO/IEC_27017" TargetMode="External"/><Relationship Id="rId467" Type="http://schemas.openxmlformats.org/officeDocument/2006/relationships/hyperlink" Target="https://en.wikipedia.org/wiki/Special:BookSources/9780470521571" TargetMode="External"/><Relationship Id="rId632" Type="http://schemas.openxmlformats.org/officeDocument/2006/relationships/header" Target="header1.xml"/><Relationship Id="rId271" Type="http://schemas.openxmlformats.org/officeDocument/2006/relationships/hyperlink" Target="https://en.wikipedia.org/wiki/Special:Diff/1274574473" TargetMode="External"/><Relationship Id="rId674" Type="http://schemas.openxmlformats.org/officeDocument/2006/relationships/hyperlink" Target="https://29a.ch/photo-forensics/" TargetMode="External"/><Relationship Id="rId24" Type="http://schemas.openxmlformats.org/officeDocument/2006/relationships/hyperlink" Target="https://en.wikipedia.org/wiki/Regression_to_the_mean" TargetMode="External"/><Relationship Id="rId66" Type="http://schemas.openxmlformats.org/officeDocument/2006/relationships/hyperlink" Target="https://en.wikipedia.org/w/index.php?title=&amp;oldid=1326136318" TargetMode="External"/><Relationship Id="rId131" Type="http://schemas.openxmlformats.org/officeDocument/2006/relationships/hyperlink" Target="https://thetoyinsider.com/products/rubiks-wow-cube/" TargetMode="External"/><Relationship Id="rId327" Type="http://schemas.openxmlformats.org/officeDocument/2006/relationships/hyperlink" Target="https://en.wikipedia.org/wiki/Special:Diff/1210351576" TargetMode="External"/><Relationship Id="rId369" Type="http://schemas.openxmlformats.org/officeDocument/2006/relationships/hyperlink" Target="https://en.wikipedia.org/wiki/Michelle_Osis" TargetMode="External"/><Relationship Id="rId534" Type="http://schemas.openxmlformats.org/officeDocument/2006/relationships/hyperlink" Target="https://en.wikipedia.org/wiki/Confirmation_bias" TargetMode="External"/><Relationship Id="rId576" Type="http://schemas.openxmlformats.org/officeDocument/2006/relationships/hyperlink" Target="https://phabricator.wikimedia.org/T387903" TargetMode="External"/><Relationship Id="rId173" Type="http://schemas.openxmlformats.org/officeDocument/2006/relationships/hyperlink" Target="https://en.wikipedia.org/wiki/Wikipedia:Signs_of_AI_writing" TargetMode="External"/><Relationship Id="rId229" Type="http://schemas.openxmlformats.org/officeDocument/2006/relationships/hyperlink" Target="https://en.wikipedia.org/wiki/Wikipedia:Signs_of_AI_writing" TargetMode="External"/><Relationship Id="rId380" Type="http://schemas.openxmlformats.org/officeDocument/2006/relationships/hyperlink" Target="https://en.wikipedia.org/wiki/Markdown" TargetMode="External"/><Relationship Id="rId436" Type="http://schemas.openxmlformats.org/officeDocument/2006/relationships/hyperlink" Target="https://en.wikipedia.org/wiki/User:Sohom_Datta/attributeIndex" TargetMode="External"/><Relationship Id="rId601" Type="http://schemas.openxmlformats.org/officeDocument/2006/relationships/hyperlink" Target="https://purewrite.io/blog/what-is-academic-integrity" TargetMode="External"/><Relationship Id="rId643" Type="http://schemas.openxmlformats.org/officeDocument/2006/relationships/hyperlink" Target="https://apnews.com/article/fact-check-trump-NYPD-stormy-daniels-539393517762" TargetMode="External"/><Relationship Id="rId240" Type="http://schemas.openxmlformats.org/officeDocument/2006/relationships/hyperlink" Target="https://en.wikipedia.org/wiki/Draft:Critikal!_The_Rapper" TargetMode="External"/><Relationship Id="rId478" Type="http://schemas.openxmlformats.org/officeDocument/2006/relationships/hyperlink" Target="https://en.wikipedia.org/w/index.php?title=&amp;diff=1277944793&amp;oldid=" TargetMode="External"/><Relationship Id="rId685" Type="http://schemas.openxmlformats.org/officeDocument/2006/relationships/hyperlink" Target="http://www.digitaldigging.org/" TargetMode="External"/><Relationship Id="rId35" Type="http://schemas.openxmlformats.org/officeDocument/2006/relationships/hyperlink" Target="https://en.wikipedia.org/wiki/Kumba,_Cameroon" TargetMode="External"/><Relationship Id="rId77" Type="http://schemas.openxmlformats.org/officeDocument/2006/relationships/hyperlink" Target="https://en.wikipedia.org/wiki/Special:Diff/1253182873" TargetMode="External"/><Relationship Id="rId100" Type="http://schemas.openxmlformats.org/officeDocument/2006/relationships/hyperlink" Target="https://en.wikipedia.org/wiki/Wikipedia:COI" TargetMode="External"/><Relationship Id="rId282" Type="http://schemas.openxmlformats.org/officeDocument/2006/relationships/hyperlink" Target="https://en.wikipedia.org/wiki/Special:Diff/1251078728" TargetMode="External"/><Relationship Id="rId338" Type="http://schemas.openxmlformats.org/officeDocument/2006/relationships/hyperlink" Target="https://en.wikipedia.org/wiki/Foshan" TargetMode="External"/><Relationship Id="rId503" Type="http://schemas.openxmlformats.org/officeDocument/2006/relationships/hyperlink" Target="https://en.wikipedia.org/wiki/Help:Cite_errors/Cite_error_references_missing_key" TargetMode="External"/><Relationship Id="rId545" Type="http://schemas.openxmlformats.org/officeDocument/2006/relationships/hyperlink" Target="https://en.wikipedia.org/wiki/Wikipedia:Signs_of_AI_writing" TargetMode="External"/><Relationship Id="rId587" Type="http://schemas.openxmlformats.org/officeDocument/2006/relationships/hyperlink" Target="https://www.grammarly.com/blog/ai/ai-history/" TargetMode="External"/><Relationship Id="rId8" Type="http://schemas.openxmlformats.org/officeDocument/2006/relationships/hyperlink" Target="https://en.wikipedia.org/wiki/Wikipedia:LLMDISCLOSE" TargetMode="External"/><Relationship Id="rId142" Type="http://schemas.openxmlformats.org/officeDocument/2006/relationships/hyperlink" Target="https://en.wikipedia.org/wiki/Special:Diff/1241301672" TargetMode="External"/><Relationship Id="rId184" Type="http://schemas.openxmlformats.org/officeDocument/2006/relationships/hyperlink" Target="https://en.wikipedia.org/wiki/Wikipedia:Signs_of_AI_writing" TargetMode="External"/><Relationship Id="rId391" Type="http://schemas.openxmlformats.org/officeDocument/2006/relationships/hyperlink" Target="https://en.wikipedia.org/wiki/IOS_Notes" TargetMode="External"/><Relationship Id="rId405" Type="http://schemas.openxmlformats.org/officeDocument/2006/relationships/hyperlink" Target="https://en.wikipedia.org/wiki/Special:PermanentLink/1299830745" TargetMode="External"/><Relationship Id="rId447" Type="http://schemas.openxmlformats.org/officeDocument/2006/relationships/hyperlink" Target="https://en.wikipedia.org/wiki/Draft:Gangetic_hunter-gatherers" TargetMode="External"/><Relationship Id="rId612" Type="http://schemas.openxmlformats.org/officeDocument/2006/relationships/image" Target="media/image10.jpeg"/><Relationship Id="rId251" Type="http://schemas.openxmlformats.org/officeDocument/2006/relationships/hyperlink" Target="https://en.wikipedia.org/wiki/Wikipedia:Signs_of_AI_writing" TargetMode="External"/><Relationship Id="rId489" Type="http://schemas.openxmlformats.org/officeDocument/2006/relationships/hyperlink" Target="https://en.wikipedia.org/w/index.php?title=Wikipedia:Signs_of_AI_writing&amp;action=edit&amp;section=" TargetMode="External"/><Relationship Id="rId654" Type="http://schemas.openxmlformats.org/officeDocument/2006/relationships/hyperlink" Target="https://www.instagram.com/explore/tags/aifashion/?utm_source=ig_embed" TargetMode="External"/><Relationship Id="rId46" Type="http://schemas.openxmlformats.org/officeDocument/2006/relationships/hyperlink" Target="https://en.wikipedia.org/wiki/Wikipedia:N" TargetMode="External"/><Relationship Id="rId293" Type="http://schemas.openxmlformats.org/officeDocument/2006/relationships/hyperlink" Target="https://en.wikipedia.org/wiki/Special:Diff/1302443439/1303522049" TargetMode="External"/><Relationship Id="rId307" Type="http://schemas.openxmlformats.org/officeDocument/2006/relationships/hyperlink" Target="https://en.wikipedia.org/wiki/Talk:Arthur_Katalayi" TargetMode="External"/><Relationship Id="rId349" Type="http://schemas.openxmlformats.org/officeDocument/2006/relationships/hyperlink" Target="https://en.wikipedia.org/wiki/Special:Diff/1280231958" TargetMode="External"/><Relationship Id="rId514" Type="http://schemas.openxmlformats.org/officeDocument/2006/relationships/hyperlink" Target="https://en.wikipedia.org/wiki/Special:Diff/1169501852" TargetMode="External"/><Relationship Id="rId556" Type="http://schemas.openxmlformats.org/officeDocument/2006/relationships/hyperlink" Target="https://en.wikipedia.org/wiki/Wikipedia:Signs_of_AI_writing" TargetMode="External"/><Relationship Id="rId88" Type="http://schemas.openxmlformats.org/officeDocument/2006/relationships/hyperlink" Target="https://en.wikipedia.org/wiki/5_ft_6_in_gauge_railway" TargetMode="External"/><Relationship Id="rId111" Type="http://schemas.openxmlformats.org/officeDocument/2006/relationships/hyperlink" Target="https://en.wikipedia.org/wiki/Cadillac_Sollei" TargetMode="External"/><Relationship Id="rId153" Type="http://schemas.openxmlformats.org/officeDocument/2006/relationships/hyperlink" Target="https://en.wikipedia.org/wiki/Special:Diff/1300476090" TargetMode="External"/><Relationship Id="rId195" Type="http://schemas.openxmlformats.org/officeDocument/2006/relationships/hyperlink" Target="https://en.wikipedia.org/wiki/Wikipedia:Signs_of_AI_writing" TargetMode="External"/><Relationship Id="rId209" Type="http://schemas.openxmlformats.org/officeDocument/2006/relationships/hyperlink" Target="https://en.wikipedia.org/wiki/Wikipedia:Signs_of_AI_writing" TargetMode="External"/><Relationship Id="rId360" Type="http://schemas.openxmlformats.org/officeDocument/2006/relationships/hyperlink" Target="https://en.wikipedia.org/wiki/Mad_Libs" TargetMode="External"/><Relationship Id="rId416" Type="http://schemas.openxmlformats.org/officeDocument/2006/relationships/hyperlink" Target="https://en.wikipedia.org/w/index.php?title=Special:Search&amp;search=turn0image0+OR+turn0image1+OR+turn0image2+OR+turn0image3+OR+turn0image4+OR+turn0image5+OR+turn0image6+OR+turn0image7&amp;ns0=1&amp;fulltext=Search" TargetMode="External"/><Relationship Id="rId598" Type="http://schemas.openxmlformats.org/officeDocument/2006/relationships/hyperlink" Target="https://www.pangram.com/" TargetMode="External"/><Relationship Id="rId220" Type="http://schemas.openxmlformats.org/officeDocument/2006/relationships/hyperlink" Target="https://en.wikipedia.org/wiki/Special:Diff/1292567688" TargetMode="External"/><Relationship Id="rId458" Type="http://schemas.openxmlformats.org/officeDocument/2006/relationships/hyperlink" Target="https://en.wikipedia.org/wiki/Digital_object_identifier" TargetMode="External"/><Relationship Id="rId623" Type="http://schemas.openxmlformats.org/officeDocument/2006/relationships/hyperlink" Target="https://gijn.org/hi/sansadhan/ai-ka-upayoga-karake-taiyara-kie-gae-lekha-ka-pata-kaise-lagaem/" TargetMode="External"/><Relationship Id="rId665" Type="http://schemas.openxmlformats.org/officeDocument/2006/relationships/hyperlink" Target="https://www.instagram.com/p/CwVCfqqsQPi/?utm_source=ig_embed&amp;ig_rid=2f46f7b0-412c-442a-8946-52f47b86158f" TargetMode="External"/><Relationship Id="rId15" Type="http://schemas.openxmlformats.org/officeDocument/2006/relationships/hyperlink" Target="https://en.wikipedia.org/wiki/Wikipedia:WikiProject_AI_Cleanup/Guide" TargetMode="External"/><Relationship Id="rId57" Type="http://schemas.openxmlformats.org/officeDocument/2006/relationships/hyperlink" Target="https://en.wikipedia.org/wiki/ABC_News_(Australia)" TargetMode="External"/><Relationship Id="rId262" Type="http://schemas.openxmlformats.org/officeDocument/2006/relationships/hyperlink" Target="https://en.wikipedia.org/wiki/Goldman_Sachs" TargetMode="External"/><Relationship Id="rId318" Type="http://schemas.openxmlformats.org/officeDocument/2006/relationships/hyperlink" Target="https://en.wikipedia.org/wiki/IOS" TargetMode="External"/><Relationship Id="rId525" Type="http://schemas.openxmlformats.org/officeDocument/2006/relationships/hyperlink" Target="https://en.wikipedia.org/wiki/Template:AfC_submission/declined" TargetMode="External"/><Relationship Id="rId567" Type="http://schemas.openxmlformats.org/officeDocument/2006/relationships/hyperlink" Target="https://en.wikipedia.org/wiki/Parmiter%27s_Almshouse_%26_Pension_Charity" TargetMode="External"/><Relationship Id="rId99" Type="http://schemas.openxmlformats.org/officeDocument/2006/relationships/hyperlink" Target="https://en.wikipedia.org/wiki/Wikipedia:Marketing_buzzspeak" TargetMode="External"/><Relationship Id="rId122" Type="http://schemas.openxmlformats.org/officeDocument/2006/relationships/hyperlink" Target="https://en.wikipedia.org/wiki/Kwararafa_Confederacy" TargetMode="External"/><Relationship Id="rId164" Type="http://schemas.openxmlformats.org/officeDocument/2006/relationships/hyperlink" Target="https://en.wikipedia.org/wiki/Wikipedia:Signs_of_AI_writing" TargetMode="External"/><Relationship Id="rId371" Type="http://schemas.openxmlformats.org/officeDocument/2006/relationships/hyperlink" Target="https://en.wikipedia.org/wiki/Special:Diff/1330090335" TargetMode="External"/><Relationship Id="rId427" Type="http://schemas.openxmlformats.org/officeDocument/2006/relationships/hyperlink" Target="https://en.wikipedia.org/wiki/Wikipedia:Signs_of_AI_writing" TargetMode="External"/><Relationship Id="rId469" Type="http://schemas.openxmlformats.org/officeDocument/2006/relationships/hyperlink" Target="https://www.google.com/books/edition/The_Conscience_of_a_Conservative/PKd_EQAAQBAJ?hl=en&amp;gbpv=1&amp;bsq=burke" TargetMode="External"/><Relationship Id="rId634" Type="http://schemas.openxmlformats.org/officeDocument/2006/relationships/hyperlink" Target="https://www.theguardian.com/education/2025/jan/19/teacher-was-forced-into-hiding-after-fake-video-appeared-to-show-her-making-racist-slur" TargetMode="External"/><Relationship Id="rId676" Type="http://schemas.openxmlformats.org/officeDocument/2006/relationships/hyperlink" Target="https://www.theguardian.com/us-news/article/2024/may/23/biden-robocall-indicted-primary" TargetMode="External"/><Relationship Id="rId26" Type="http://schemas.openxmlformats.org/officeDocument/2006/relationships/hyperlink" Target="https://en.wikipedia.org/wiki/Idiolect" TargetMode="External"/><Relationship Id="rId231" Type="http://schemas.openxmlformats.org/officeDocument/2006/relationships/hyperlink" Target="https://en.wikipedia.org/wiki/Los_Angeles_Art_Association" TargetMode="External"/><Relationship Id="rId273" Type="http://schemas.openxmlformats.org/officeDocument/2006/relationships/hyperlink" Target="https://en.wikipedia.org/wiki/Special:Diff/1324781030" TargetMode="External"/><Relationship Id="rId329" Type="http://schemas.openxmlformats.org/officeDocument/2006/relationships/hyperlink" Target="https://en.wikipedia.org/wiki/Special:Diff/1256545561" TargetMode="External"/><Relationship Id="rId480" Type="http://schemas.openxmlformats.org/officeDocument/2006/relationships/hyperlink" Target="https://en.wikipedia.org/w/index.php?title=&amp;diff=1308699845&amp;oldid=" TargetMode="External"/><Relationship Id="rId536" Type="http://schemas.openxmlformats.org/officeDocument/2006/relationships/hyperlink" Target="https://en.wikipedia.org/wiki/Wikipedia:Signs_of_AI_writing" TargetMode="External"/><Relationship Id="rId68" Type="http://schemas.openxmlformats.org/officeDocument/2006/relationships/hyperlink" Target="https://en.wikipedia.org/wiki/Participle" TargetMode="External"/><Relationship Id="rId133" Type="http://schemas.openxmlformats.org/officeDocument/2006/relationships/hyperlink" Target="https://en.wikipedia.org/wiki/Wikipedia:Signs_of_AI_writing" TargetMode="External"/><Relationship Id="rId175" Type="http://schemas.openxmlformats.org/officeDocument/2006/relationships/hyperlink" Target="https://en.wikipedia.org/wiki/Wikipedia:Signs_of_AI_writing" TargetMode="External"/><Relationship Id="rId340" Type="http://schemas.openxmlformats.org/officeDocument/2006/relationships/hyperlink" Target="https://en.wikipedia.org/w/index.php?title=&amp;diff=1297191187&amp;oldid=" TargetMode="External"/><Relationship Id="rId578" Type="http://schemas.openxmlformats.org/officeDocument/2006/relationships/hyperlink" Target="https://hastewire.com/blog/what-is-writing-style-definition-types-and-examples" TargetMode="External"/><Relationship Id="rId200" Type="http://schemas.openxmlformats.org/officeDocument/2006/relationships/hyperlink" Target="https://en.wikipedia.org/wiki/Wikipedia:Signs_of_AI_writing" TargetMode="External"/><Relationship Id="rId382" Type="http://schemas.openxmlformats.org/officeDocument/2006/relationships/hyperlink" Target="https://en.wikipedia.org/wiki/Wikipedia:Signs_of_AI_writing" TargetMode="External"/><Relationship Id="rId438" Type="http://schemas.openxmlformats.org/officeDocument/2006/relationships/hyperlink" Target="https://fr.wikipedia.org/wiki/Special:Diff/225259294" TargetMode="External"/><Relationship Id="rId603" Type="http://schemas.openxmlformats.org/officeDocument/2006/relationships/image" Target="media/image7.jpeg"/><Relationship Id="rId645" Type="http://schemas.openxmlformats.org/officeDocument/2006/relationships/hyperlink" Target="https://www.instagram.com/magazinecopy/?utm_source=ig_embed&amp;ig_rid=2f46f7b0-412c-442a-8946-52f47b86158f" TargetMode="External"/><Relationship Id="rId687" Type="http://schemas.openxmlformats.org/officeDocument/2006/relationships/fontTable" Target="fontTable.xml"/><Relationship Id="rId242" Type="http://schemas.openxmlformats.org/officeDocument/2006/relationships/hyperlink" Target="https://en.wikipedia.org/wiki/Eugenio_Duse" TargetMode="External"/><Relationship Id="rId284" Type="http://schemas.openxmlformats.org/officeDocument/2006/relationships/hyperlink" Target="https://en.wikipedia.org/wiki/Special:Diff/1316572059" TargetMode="External"/><Relationship Id="rId491" Type="http://schemas.openxmlformats.org/officeDocument/2006/relationships/hyperlink" Target="https://en.wikipedia.org/wiki/Help:Cite_errors/Cite_error_references_missing_key" TargetMode="External"/><Relationship Id="rId505" Type="http://schemas.openxmlformats.org/officeDocument/2006/relationships/hyperlink" Target="https://en.wikipedia.org/wiki/Help:Cite_errors/Cite_error_references_missing_key" TargetMode="External"/><Relationship Id="rId37" Type="http://schemas.openxmlformats.org/officeDocument/2006/relationships/hyperlink" Target="https://en.wikipedia.org/wiki/National_Archives_of_the_Philippines" TargetMode="External"/><Relationship Id="rId79" Type="http://schemas.openxmlformats.org/officeDocument/2006/relationships/hyperlink" Target="https://en.wikipedia.org/wiki/Special:Diff/1256905241" TargetMode="External"/><Relationship Id="rId102" Type="http://schemas.openxmlformats.org/officeDocument/2006/relationships/hyperlink" Target="https://en.wikipedia.org/w/index.php?title=&amp;diff=1162718043&amp;oldid=" TargetMode="External"/><Relationship Id="rId144" Type="http://schemas.openxmlformats.org/officeDocument/2006/relationships/hyperlink" Target="https://en.wikipedia.org/wiki/Special:Diff/1297629115" TargetMode="External"/><Relationship Id="rId547" Type="http://schemas.openxmlformats.org/officeDocument/2006/relationships/hyperlink" Target="https://en.wikipedia.org/wiki/Category:All_articles_with_unsourced_statements" TargetMode="External"/><Relationship Id="rId589" Type="http://schemas.openxmlformats.org/officeDocument/2006/relationships/hyperlink" Target="https://www.grammarly.com/blog/ai/what-is-a-neural-network/" TargetMode="External"/><Relationship Id="rId90" Type="http://schemas.openxmlformats.org/officeDocument/2006/relationships/hyperlink" Target="https://en.wikipedia.org/wiki/Darbhanga" TargetMode="External"/><Relationship Id="rId186" Type="http://schemas.openxmlformats.org/officeDocument/2006/relationships/hyperlink" Target="https://en.wikipedia.org/wiki/Wikipedia:Signs_of_AI_writing" TargetMode="External"/><Relationship Id="rId351" Type="http://schemas.openxmlformats.org/officeDocument/2006/relationships/hyperlink" Target="https://en.wikipedia.org/wiki/Special:Diff/1261964722" TargetMode="External"/><Relationship Id="rId393" Type="http://schemas.openxmlformats.org/officeDocument/2006/relationships/hyperlink" Target="https://en.wikipedia.org/wiki/Windows_Notepad" TargetMode="External"/><Relationship Id="rId407" Type="http://schemas.openxmlformats.org/officeDocument/2006/relationships/hyperlink" Target="https://en.wikipedia.org/w/index.php?title=User:Dr._Omokhudu_Idogho/sandbox&amp;action=edit&amp;redlink=1" TargetMode="External"/><Relationship Id="rId449" Type="http://schemas.openxmlformats.org/officeDocument/2006/relationships/hyperlink" Target="https://en.wikipedia.org/wiki/404_error" TargetMode="External"/><Relationship Id="rId614" Type="http://schemas.openxmlformats.org/officeDocument/2006/relationships/hyperlink" Target="https://gijn.org/academy/academy-guides/" TargetMode="External"/><Relationship Id="rId656" Type="http://schemas.openxmlformats.org/officeDocument/2006/relationships/hyperlink" Target="https://www.instagram.com/explore/tags/photooftheday/?utm_source=ig_embed" TargetMode="External"/><Relationship Id="rId211" Type="http://schemas.openxmlformats.org/officeDocument/2006/relationships/hyperlink" Target="https://en.wikipedia.org/wiki/Arab_cuisine" TargetMode="External"/><Relationship Id="rId253" Type="http://schemas.openxmlformats.org/officeDocument/2006/relationships/hyperlink" Target="https://en.wikipedia.org/wiki/Wikipedia:The_problem_with_elegant_variation" TargetMode="External"/><Relationship Id="rId295" Type="http://schemas.openxmlformats.org/officeDocument/2006/relationships/hyperlink" Target="https://en.wikipedia.org/wiki/Wikipedia:Manual_of_Style" TargetMode="External"/><Relationship Id="rId309" Type="http://schemas.openxmlformats.org/officeDocument/2006/relationships/hyperlink" Target="https://en.wikipedia.org/wiki/Draft:Biobanks_in_India" TargetMode="External"/><Relationship Id="rId460" Type="http://schemas.openxmlformats.org/officeDocument/2006/relationships/hyperlink" Target="https://en.wikipedia.org/wiki/Doi_(identifier)" TargetMode="External"/><Relationship Id="rId516" Type="http://schemas.openxmlformats.org/officeDocument/2006/relationships/hyperlink" Target="https://en.wikipedia.org/wiki/Special:Diff/1184567431" TargetMode="External"/><Relationship Id="rId48" Type="http://schemas.openxmlformats.org/officeDocument/2006/relationships/hyperlink" Target="https://en.wikipedia.org/wiki/Sinead_Bovell" TargetMode="External"/><Relationship Id="rId113" Type="http://schemas.openxmlformats.org/officeDocument/2006/relationships/hyperlink" Target="https://en.wikipedia.org/wiki/Special:Diff/1297297193" TargetMode="External"/><Relationship Id="rId320" Type="http://schemas.openxmlformats.org/officeDocument/2006/relationships/hyperlink" Target="https://en.wikipedia.org/wiki/LanguageTool" TargetMode="External"/><Relationship Id="rId558" Type="http://schemas.openxmlformats.org/officeDocument/2006/relationships/hyperlink" Target="https://en.wikipedia.org/wiki/Special:Diff/1265416814" TargetMode="External"/><Relationship Id="rId155" Type="http://schemas.openxmlformats.org/officeDocument/2006/relationships/hyperlink" Target="https://en.wikipedia.org/wiki/Financial_technology" TargetMode="External"/><Relationship Id="rId197" Type="http://schemas.openxmlformats.org/officeDocument/2006/relationships/hyperlink" Target="https://en.wikipedia.org/wiki/Wikipedia:Signs_of_AI_writing" TargetMode="External"/><Relationship Id="rId362" Type="http://schemas.openxmlformats.org/officeDocument/2006/relationships/hyperlink" Target="https://en.wikipedia.org/wiki/Category:Article_creation_templates" TargetMode="External"/><Relationship Id="rId418" Type="http://schemas.openxmlformats.org/officeDocument/2006/relationships/hyperlink" Target="https://en.wikipedia.org/w/index.php?title=&amp;diff=1294765751&amp;oldid=" TargetMode="External"/><Relationship Id="rId625" Type="http://schemas.openxmlformats.org/officeDocument/2006/relationships/hyperlink" Target="https://gijn.org/es/recurso/como-detectar-contenido-generado-por-ia/" TargetMode="External"/><Relationship Id="rId222" Type="http://schemas.openxmlformats.org/officeDocument/2006/relationships/hyperlink" Target="https://en.wikipedia.org/wiki/Tabriz" TargetMode="External"/><Relationship Id="rId264" Type="http://schemas.openxmlformats.org/officeDocument/2006/relationships/hyperlink" Target="https://en.wikipedia.org/wiki/Moscow" TargetMode="External"/><Relationship Id="rId471" Type="http://schemas.openxmlformats.org/officeDocument/2006/relationships/hyperlink" Target="https://en.wikipedia.org/wiki/Template:Cite_journal" TargetMode="External"/><Relationship Id="rId667" Type="http://schemas.openxmlformats.org/officeDocument/2006/relationships/hyperlink" Target="https://petapixel.com/2023/09/08/ai-makes-pictures-too-perfect-even-for-a-fashion-magazine/" TargetMode="External"/><Relationship Id="rId17" Type="http://schemas.openxmlformats.org/officeDocument/2006/relationships/hyperlink" Target="https://en.wikipedia.org/wiki/Wikipedia:G15" TargetMode="External"/><Relationship Id="rId59" Type="http://schemas.openxmlformats.org/officeDocument/2006/relationships/hyperlink" Target="https://en.wikipedia.org/wiki/Special:PermanentLink/1305163154" TargetMode="External"/><Relationship Id="rId124" Type="http://schemas.openxmlformats.org/officeDocument/2006/relationships/hyperlink" Target="https://en.wikipedia.org/wiki/Wikipedia:Signs_of_AI_writing" TargetMode="External"/><Relationship Id="rId527" Type="http://schemas.openxmlformats.org/officeDocument/2006/relationships/hyperlink" Target="https://en.wikipedia.org/wiki/Wikipedia:Protection" TargetMode="External"/><Relationship Id="rId569" Type="http://schemas.openxmlformats.org/officeDocument/2006/relationships/hyperlink" Target="https://en.wikipedia.org/wiki/Wikipedia:Artificial_intelligence_resources" TargetMode="External"/><Relationship Id="rId70" Type="http://schemas.openxmlformats.org/officeDocument/2006/relationships/hyperlink" Target="https://en.wikipedia.org/wiki/Wikipedia:Signs_of_AI_writing" TargetMode="External"/><Relationship Id="rId166" Type="http://schemas.openxmlformats.org/officeDocument/2006/relationships/hyperlink" Target="https://en.wikipedia.org/wiki/Wikipedia:Signs_of_AI_writing" TargetMode="External"/><Relationship Id="rId331" Type="http://schemas.openxmlformats.org/officeDocument/2006/relationships/hyperlink" Target="https://en.wikipedia.org/wiki/Wikipedia:Manual_of_Style/Accessibility" TargetMode="External"/><Relationship Id="rId373" Type="http://schemas.openxmlformats.org/officeDocument/2006/relationships/hyperlink" Target="https://en.wikipedia.org/wiki/Special:Diff/1337437306" TargetMode="External"/><Relationship Id="rId429" Type="http://schemas.openxmlformats.org/officeDocument/2006/relationships/hyperlink" Target="https://en.wikipedia.org/wiki/Hamish_Maxwell" TargetMode="External"/><Relationship Id="rId580" Type="http://schemas.openxmlformats.org/officeDocument/2006/relationships/hyperlink" Target="https://www.eastcentral.edu/free/ai-faculty-resources/using-google-docs-to-detect-ai/" TargetMode="External"/><Relationship Id="rId636" Type="http://schemas.openxmlformats.org/officeDocument/2006/relationships/image" Target="media/image11.png"/><Relationship Id="rId1" Type="http://schemas.openxmlformats.org/officeDocument/2006/relationships/numbering" Target="numbering.xml"/><Relationship Id="rId233" Type="http://schemas.openxmlformats.org/officeDocument/2006/relationships/hyperlink" Target="https://en.wikipedia.org/wiki/Harian_Metro" TargetMode="External"/><Relationship Id="rId440" Type="http://schemas.openxmlformats.org/officeDocument/2006/relationships/hyperlink" Target="https://en.wikipedia.org/wiki/Search_engine_optimization" TargetMode="External"/><Relationship Id="rId678" Type="http://schemas.openxmlformats.org/officeDocument/2006/relationships/hyperlink" Target="https://chromewebstore.google.com/detail/hiya-deepfake-voice-detec/akmieeldmgcllmokbpaibfelofjiilpc?pli=1" TargetMode="External"/><Relationship Id="rId28" Type="http://schemas.openxmlformats.org/officeDocument/2006/relationships/hyperlink" Target="https://en.wikipedia.org/wiki/Wikipedia:Puffery" TargetMode="External"/><Relationship Id="rId275" Type="http://schemas.openxmlformats.org/officeDocument/2006/relationships/hyperlink" Target="https://en.wikipedia.org/wiki/Wikipedia:Manual_of_Style/Lists" TargetMode="External"/><Relationship Id="rId300" Type="http://schemas.openxmlformats.org/officeDocument/2006/relationships/hyperlink" Target="https://en.wikipedia.org/wiki/Wikipedia:Signs_of_AI_writing" TargetMode="External"/><Relationship Id="rId482" Type="http://schemas.openxmlformats.org/officeDocument/2006/relationships/hyperlink" Target="https://en.wikipedia.org/w/index.php?search=%25utm_source=chatgpt.com%22&amp;title=Special:Search&amp;profile=advanced&amp;fulltext=1&amp;ns0=1" TargetMode="External"/><Relationship Id="rId538" Type="http://schemas.openxmlformats.org/officeDocument/2006/relationships/hyperlink" Target="https://en.wikipedia.org/wiki/Wikipedia:Signs_of_AI_writing" TargetMode="External"/><Relationship Id="rId81" Type="http://schemas.openxmlformats.org/officeDocument/2006/relationships/hyperlink" Target="https://en.wikipedia.org/wiki/Pompeu_Fabra_University" TargetMode="External"/><Relationship Id="rId135" Type="http://schemas.openxmlformats.org/officeDocument/2006/relationships/hyperlink" Target="https://en.wikipedia.org/wiki/Korattur" TargetMode="External"/><Relationship Id="rId177" Type="http://schemas.openxmlformats.org/officeDocument/2006/relationships/hyperlink" Target="https://en.wikipedia.org/wiki/Wikipedia:Signs_of_AI_writing" TargetMode="External"/><Relationship Id="rId342" Type="http://schemas.openxmlformats.org/officeDocument/2006/relationships/hyperlink" Target="https://en.wikipedia.org/wiki/Wikipedia:Signs_of_AI_writing" TargetMode="External"/><Relationship Id="rId384" Type="http://schemas.openxmlformats.org/officeDocument/2006/relationships/hyperlink" Target="https://en.wikipedia.org/wiki/Wikipedia:PRE" TargetMode="External"/><Relationship Id="rId591" Type="http://schemas.openxmlformats.org/officeDocument/2006/relationships/hyperlink" Target="https://www.grammarly.com/blog/grammar/how-we-use-filler-words/" TargetMode="External"/><Relationship Id="rId605" Type="http://schemas.openxmlformats.org/officeDocument/2006/relationships/hyperlink" Target="https://purewrite.io/blog/tone-and-voice-in-writing" TargetMode="External"/><Relationship Id="rId202" Type="http://schemas.openxmlformats.org/officeDocument/2006/relationships/hyperlink" Target="https://en.wikipedia.org/wiki/Wikipedia:Signs_of_AI_writing" TargetMode="External"/><Relationship Id="rId244" Type="http://schemas.openxmlformats.org/officeDocument/2006/relationships/hyperlink" Target="https://en.wikipedia.org/wiki/Special:Diff/1288356293" TargetMode="External"/><Relationship Id="rId647" Type="http://schemas.openxmlformats.org/officeDocument/2006/relationships/image" Target="media/image12.png"/><Relationship Id="rId39" Type="http://schemas.openxmlformats.org/officeDocument/2006/relationships/hyperlink" Target="https://en.wikipedia.org/wiki/Bacnotan" TargetMode="External"/><Relationship Id="rId286" Type="http://schemas.openxmlformats.org/officeDocument/2006/relationships/hyperlink" Target="https://en.wikipedia.org/wiki/Wikipedia:AISIGNS" TargetMode="External"/><Relationship Id="rId451" Type="http://schemas.openxmlformats.org/officeDocument/2006/relationships/hyperlink" Target="https://en.wikipedia.org/wiki/Archive_Today" TargetMode="External"/><Relationship Id="rId493" Type="http://schemas.openxmlformats.org/officeDocument/2006/relationships/hyperlink" Target="https://en.wikipedia.org/wiki/Help:Cite_errors/Cite_error_references_missing_key" TargetMode="External"/><Relationship Id="rId507" Type="http://schemas.openxmlformats.org/officeDocument/2006/relationships/hyperlink" Target="https://en.wikipedia.org/wiki/Help:Cite_errors/Cite_error_references_missing_key" TargetMode="External"/><Relationship Id="rId549" Type="http://schemas.openxmlformats.org/officeDocument/2006/relationships/hyperlink" Target="https://en.wikipedia.org/wiki/Wikipedia:Signs_of_AI_writing" TargetMode="External"/><Relationship Id="rId50" Type="http://schemas.openxmlformats.org/officeDocument/2006/relationships/hyperlink" Target="https://en.wikipedia.org/wiki/Markdown" TargetMode="External"/><Relationship Id="rId104" Type="http://schemas.openxmlformats.org/officeDocument/2006/relationships/hyperlink" Target="https://en.wikipedia.org/wiki/Wikipedia:FALSERANGE" TargetMode="External"/><Relationship Id="rId146" Type="http://schemas.openxmlformats.org/officeDocument/2006/relationships/hyperlink" Target="https://en.wikipedia.org/wiki/Proper_name" TargetMode="External"/><Relationship Id="rId188" Type="http://schemas.openxmlformats.org/officeDocument/2006/relationships/hyperlink" Target="https://en.wikipedia.org/wiki/Wikipedia:Signs_of_AI_writing" TargetMode="External"/><Relationship Id="rId311" Type="http://schemas.openxmlformats.org/officeDocument/2006/relationships/hyperlink" Target="https://en.wikipedia.org/wiki/Wikipedia:Manual_of_Style" TargetMode="External"/><Relationship Id="rId353" Type="http://schemas.openxmlformats.org/officeDocument/2006/relationships/hyperlink" Target="https://en.wikipedia.org/w/index.php?title=Draft:Outpost24&amp;action=edit&amp;redlink=1" TargetMode="External"/><Relationship Id="rId395" Type="http://schemas.openxmlformats.org/officeDocument/2006/relationships/hyperlink" Target="https://en.wikipedia.org/w/index.php?title=&amp;diff=1284964006&amp;oldid=" TargetMode="External"/><Relationship Id="rId409" Type="http://schemas.openxmlformats.org/officeDocument/2006/relationships/hyperlink" Target="https://en.wikipedia.org/wiki/Special:PermanentLink/1276934509" TargetMode="External"/><Relationship Id="rId560" Type="http://schemas.openxmlformats.org/officeDocument/2006/relationships/hyperlink" Target="https://en.wikipedia.org/wiki/Special:Diff/1292938129" TargetMode="External"/><Relationship Id="rId92" Type="http://schemas.openxmlformats.org/officeDocument/2006/relationships/hyperlink" Target="https://en.wikipedia.org/wiki/Patna" TargetMode="External"/><Relationship Id="rId213" Type="http://schemas.openxmlformats.org/officeDocument/2006/relationships/hyperlink" Target="https://en.wikipedia.org/wiki/Italian_cuisine" TargetMode="External"/><Relationship Id="rId420" Type="http://schemas.openxmlformats.org/officeDocument/2006/relationships/hyperlink" Target="https://wellington.scoop.co.nz/?p=171473&amp;utm_source=chatgpt.com" TargetMode="External"/><Relationship Id="rId616" Type="http://schemas.openxmlformats.org/officeDocument/2006/relationships/hyperlink" Target="https://gijn.org/resource/guide/" TargetMode="External"/><Relationship Id="rId658" Type="http://schemas.openxmlformats.org/officeDocument/2006/relationships/hyperlink" Target="https://www.instagram.com/explore/tags/aiartist/?utm_source=ig_embed"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gijn.org/resource/guide-detecting-ai-generated-content/"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80</Pages>
  <Words>41314</Words>
  <Characters>235496</Characters>
  <Application>Microsoft Office Word</Application>
  <DocSecurity>0</DocSecurity>
  <Lines>1962</Lines>
  <Paragraphs>552</Paragraphs>
  <ScaleCrop>false</ScaleCrop>
  <Company/>
  <LinksUpToDate>false</LinksUpToDate>
  <CharactersWithSpaces>276258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....SHAQ ....</dc:creator>
  <cp:keywords/>
  <dc:description/>
  <cp:lastModifiedBy>Corporate Edition</cp:lastModifiedBy>
  <cp:revision>3</cp:revision>
  <dcterms:created xsi:type="dcterms:W3CDTF">2026-02-28T22:59:00Z</dcterms:created>
  <dcterms:modified xsi:type="dcterms:W3CDTF">2026-05-14T04:42:00Z</dcterms:modified>
</cp:coreProperties>
</file>